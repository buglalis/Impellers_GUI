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5EC32" w14:textId="77777777" w:rsidR="000D3D87" w:rsidRPr="007A1712" w:rsidRDefault="00E5269C" w:rsidP="008A01FC">
      <w:pPr>
        <w:pStyle w:val="1"/>
        <w:ind w:firstLine="284"/>
        <w:rPr>
          <w:rFonts w:ascii="Times New Roman" w:hAnsi="Times New Roman"/>
          <w:sz w:val="24"/>
          <w:szCs w:val="24"/>
          <w:lang w:val="ru-RU"/>
        </w:rPr>
      </w:pPr>
      <w:r w:rsidRPr="007A1712">
        <w:rPr>
          <w:rFonts w:ascii="Times New Roman" w:hAnsi="Times New Roman"/>
          <w:sz w:val="24"/>
          <w:szCs w:val="24"/>
          <w:lang w:val="ru-RU"/>
        </w:rPr>
        <w:t>Техни</w:t>
      </w:r>
      <w:r w:rsidR="000D3D87" w:rsidRPr="007A1712">
        <w:rPr>
          <w:rFonts w:ascii="Times New Roman" w:hAnsi="Times New Roman"/>
          <w:sz w:val="24"/>
          <w:szCs w:val="24"/>
          <w:lang w:val="ru-RU"/>
        </w:rPr>
        <w:t>ч</w:t>
      </w:r>
      <w:r w:rsidRPr="007A1712">
        <w:rPr>
          <w:rFonts w:ascii="Times New Roman" w:hAnsi="Times New Roman"/>
          <w:sz w:val="24"/>
          <w:szCs w:val="24"/>
          <w:lang w:val="ru-RU"/>
        </w:rPr>
        <w:t>еск</w:t>
      </w:r>
      <w:r w:rsidR="00F975D9" w:rsidRPr="007A1712">
        <w:rPr>
          <w:rFonts w:ascii="Times New Roman" w:hAnsi="Times New Roman"/>
          <w:sz w:val="24"/>
          <w:szCs w:val="24"/>
          <w:lang w:val="ru-RU"/>
        </w:rPr>
        <w:t>ое</w:t>
      </w:r>
      <w:r w:rsidRPr="007A1712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F975D9" w:rsidRPr="007A1712">
        <w:rPr>
          <w:rFonts w:ascii="Times New Roman" w:hAnsi="Times New Roman"/>
          <w:sz w:val="24"/>
          <w:szCs w:val="24"/>
          <w:lang w:val="ru-RU"/>
        </w:rPr>
        <w:t>задание</w:t>
      </w:r>
      <w:r w:rsidRPr="007A1712">
        <w:rPr>
          <w:rFonts w:ascii="Times New Roman" w:hAnsi="Times New Roman"/>
          <w:sz w:val="24"/>
          <w:szCs w:val="24"/>
          <w:lang w:val="ru-RU"/>
        </w:rPr>
        <w:t xml:space="preserve"> </w:t>
      </w:r>
    </w:p>
    <w:p w14:paraId="36D33905" w14:textId="77777777" w:rsidR="00E5269C" w:rsidRPr="007A1712" w:rsidRDefault="005908FB" w:rsidP="008A01FC">
      <w:pPr>
        <w:pStyle w:val="1"/>
        <w:ind w:firstLine="284"/>
        <w:rPr>
          <w:rFonts w:ascii="Times New Roman" w:hAnsi="Times New Roman"/>
          <w:sz w:val="24"/>
          <w:szCs w:val="24"/>
          <w:lang w:val="ru-RU"/>
        </w:rPr>
      </w:pPr>
      <w:r w:rsidRPr="007A1712">
        <w:rPr>
          <w:rFonts w:ascii="Times New Roman" w:hAnsi="Times New Roman"/>
          <w:sz w:val="24"/>
          <w:szCs w:val="24"/>
          <w:lang w:val="ru-RU"/>
        </w:rPr>
        <w:t>на разработку модуля</w:t>
      </w:r>
      <w:r w:rsidR="00AD3607" w:rsidRPr="007A1712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DE3CBC" w:rsidRPr="007A1712">
        <w:rPr>
          <w:rFonts w:ascii="Times New Roman" w:hAnsi="Times New Roman"/>
          <w:sz w:val="24"/>
          <w:szCs w:val="24"/>
          <w:lang w:val="ru-RU"/>
        </w:rPr>
        <w:t>контроллеров пульта управления РСУ</w:t>
      </w:r>
    </w:p>
    <w:p w14:paraId="603F3C39" w14:textId="77777777" w:rsidR="00CE6306" w:rsidRPr="007A1712" w:rsidRDefault="00CE6306" w:rsidP="00CE6306">
      <w:pPr>
        <w:jc w:val="center"/>
        <w:rPr>
          <w:rFonts w:ascii="Times New Roman" w:hAnsi="Times New Roman"/>
          <w:sz w:val="24"/>
          <w:szCs w:val="24"/>
          <w:lang w:val="en-US" w:eastAsia="ru-RU"/>
        </w:rPr>
      </w:pPr>
      <w:r w:rsidRPr="007A1712">
        <w:rPr>
          <w:rFonts w:ascii="Times New Roman" w:hAnsi="Times New Roman"/>
          <w:sz w:val="24"/>
          <w:szCs w:val="24"/>
          <w:lang w:eastAsia="ru-RU"/>
        </w:rPr>
        <w:t xml:space="preserve">(рабочее название </w:t>
      </w:r>
      <w:r w:rsidR="00135688" w:rsidRPr="007A1712">
        <w:rPr>
          <w:rFonts w:ascii="Times New Roman" w:hAnsi="Times New Roman"/>
          <w:sz w:val="24"/>
          <w:szCs w:val="24"/>
          <w:lang w:val="en-US" w:eastAsia="ru-RU"/>
        </w:rPr>
        <w:t>«</w:t>
      </w:r>
      <w:r w:rsidR="00DE3CBC" w:rsidRPr="007A1712">
        <w:rPr>
          <w:rFonts w:ascii="Times New Roman" w:hAnsi="Times New Roman"/>
          <w:sz w:val="24"/>
          <w:szCs w:val="24"/>
          <w:lang w:val="en-US" w:eastAsia="ru-RU"/>
        </w:rPr>
        <w:t xml:space="preserve"> </w:t>
      </w:r>
      <w:r w:rsidR="00135688" w:rsidRPr="007A1712">
        <w:rPr>
          <w:rFonts w:ascii="Times New Roman" w:hAnsi="Times New Roman"/>
          <w:sz w:val="24"/>
          <w:szCs w:val="24"/>
          <w:lang w:val="en-US" w:eastAsia="ru-RU"/>
        </w:rPr>
        <w:t xml:space="preserve">» </w:t>
      </w:r>
      <w:r w:rsidRPr="007A1712">
        <w:rPr>
          <w:rFonts w:ascii="Times New Roman" w:hAnsi="Times New Roman"/>
          <w:sz w:val="24"/>
          <w:szCs w:val="24"/>
          <w:lang w:val="en-US" w:eastAsia="ru-RU"/>
        </w:rPr>
        <w:t>)</w:t>
      </w:r>
    </w:p>
    <w:p w14:paraId="74F63484" w14:textId="77777777" w:rsidR="001466DF" w:rsidRPr="007A1712" w:rsidRDefault="001466DF" w:rsidP="008A01FC">
      <w:pPr>
        <w:pStyle w:val="2"/>
        <w:numPr>
          <w:ilvl w:val="0"/>
          <w:numId w:val="1"/>
        </w:numPr>
        <w:ind w:left="567"/>
        <w:rPr>
          <w:rFonts w:ascii="Times New Roman" w:hAnsi="Times New Roman"/>
          <w:b/>
          <w:sz w:val="24"/>
          <w:szCs w:val="24"/>
          <w:lang w:val="ru-RU"/>
        </w:rPr>
      </w:pPr>
      <w:r w:rsidRPr="007A1712">
        <w:rPr>
          <w:rFonts w:ascii="Times New Roman" w:hAnsi="Times New Roman"/>
          <w:b/>
          <w:sz w:val="24"/>
          <w:szCs w:val="24"/>
          <w:lang w:val="ru-RU"/>
        </w:rPr>
        <w:t>Цели и сроки выполнения работ</w:t>
      </w:r>
    </w:p>
    <w:p w14:paraId="244995AE" w14:textId="77777777" w:rsidR="00D40CC3" w:rsidRPr="007A1712" w:rsidRDefault="008A01FC" w:rsidP="0026486D">
      <w:pPr>
        <w:keepLines/>
        <w:numPr>
          <w:ilvl w:val="1"/>
          <w:numId w:val="1"/>
        </w:numPr>
        <w:spacing w:after="0" w:line="300" w:lineRule="auto"/>
        <w:ind w:left="550" w:hanging="550"/>
        <w:contextualSpacing/>
        <w:jc w:val="both"/>
        <w:outlineLvl w:val="1"/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</w:pPr>
      <w:r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>Цел</w:t>
      </w:r>
      <w:r w:rsidR="00D40CC3"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>ью</w:t>
      </w:r>
      <w:r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 xml:space="preserve"> разработки</w:t>
      </w:r>
      <w:r w:rsidR="00D40CC3"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 xml:space="preserve"> является </w:t>
      </w:r>
      <w:r w:rsidR="00DE3CBC"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>создание</w:t>
      </w:r>
      <w:r w:rsidR="00D40CC3"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 xml:space="preserve"> </w:t>
      </w:r>
      <w:r w:rsidR="00DE3CBC"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 xml:space="preserve">электронных </w:t>
      </w:r>
      <w:r w:rsidR="00D40CC3"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>модулей</w:t>
      </w:r>
      <w:r w:rsidR="00DE3CBC"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 xml:space="preserve"> контроллеров пульта</w:t>
      </w:r>
      <w:r w:rsidR="00D40CC3"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 xml:space="preserve"> управления (</w:t>
      </w:r>
      <w:r w:rsidR="00DE3CBC"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 xml:space="preserve">ПУ) распределенной силовой установки (РСУ) в проекте «Интеграл-РС». </w:t>
      </w:r>
      <w:r w:rsidR="00D40CC3"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 xml:space="preserve"> </w:t>
      </w:r>
    </w:p>
    <w:p w14:paraId="35FFF314" w14:textId="77777777" w:rsidR="008A01FC" w:rsidRPr="007A1712" w:rsidRDefault="008A01FC" w:rsidP="00083D85">
      <w:pPr>
        <w:keepLines/>
        <w:numPr>
          <w:ilvl w:val="1"/>
          <w:numId w:val="1"/>
        </w:numPr>
        <w:spacing w:after="0" w:line="300" w:lineRule="auto"/>
        <w:ind w:left="550" w:hanging="550"/>
        <w:contextualSpacing/>
        <w:jc w:val="both"/>
        <w:outlineLvl w:val="1"/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</w:pPr>
      <w:r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 xml:space="preserve"> Сроки выполнения работ:</w:t>
      </w:r>
    </w:p>
    <w:p w14:paraId="371D08F4" w14:textId="77777777" w:rsidR="001C03FB" w:rsidRPr="007A1712" w:rsidRDefault="001C03FB" w:rsidP="00083D85">
      <w:pPr>
        <w:pStyle w:val="2"/>
        <w:numPr>
          <w:ilvl w:val="0"/>
          <w:numId w:val="1"/>
        </w:numPr>
        <w:spacing w:line="300" w:lineRule="auto"/>
        <w:ind w:left="550" w:hanging="550"/>
        <w:rPr>
          <w:rFonts w:ascii="Times New Roman" w:hAnsi="Times New Roman"/>
          <w:b/>
          <w:sz w:val="24"/>
          <w:szCs w:val="24"/>
          <w:lang w:val="ru-RU"/>
        </w:rPr>
      </w:pPr>
      <w:r w:rsidRPr="007A1712">
        <w:rPr>
          <w:rFonts w:ascii="Times New Roman" w:hAnsi="Times New Roman"/>
          <w:b/>
          <w:sz w:val="24"/>
          <w:szCs w:val="24"/>
          <w:lang w:val="ru-RU"/>
        </w:rPr>
        <w:t>НАЗНАЧЕНИЕ И ОПИСАНИЕ ИЗДЕЛИ</w:t>
      </w:r>
      <w:r w:rsidR="0067387C" w:rsidRPr="007A1712">
        <w:rPr>
          <w:rFonts w:ascii="Times New Roman" w:hAnsi="Times New Roman"/>
          <w:b/>
          <w:sz w:val="24"/>
          <w:szCs w:val="24"/>
          <w:lang w:val="ru-RU"/>
        </w:rPr>
        <w:t>Я</w:t>
      </w:r>
    </w:p>
    <w:p w14:paraId="6FED4571" w14:textId="77777777" w:rsidR="005908FB" w:rsidRPr="007A1712" w:rsidRDefault="005908FB" w:rsidP="00083D85">
      <w:pPr>
        <w:keepLines/>
        <w:numPr>
          <w:ilvl w:val="0"/>
          <w:numId w:val="19"/>
        </w:numPr>
        <w:tabs>
          <w:tab w:val="left" w:pos="550"/>
        </w:tabs>
        <w:spacing w:after="0" w:line="300" w:lineRule="auto"/>
        <w:ind w:left="550" w:right="566" w:hanging="550"/>
        <w:contextualSpacing/>
        <w:jc w:val="both"/>
        <w:outlineLvl w:val="1"/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</w:pPr>
      <w:r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>Модуль контроллера ПУ располагается в стойке оператора в непосредственной близости (до 1 м) от сопрягаемых</w:t>
      </w:r>
      <w:r w:rsidR="00257E26"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 xml:space="preserve"> с ним агрегатов: контроллера визуализации (КВ), пульта управления (ПУ), монитора</w:t>
      </w:r>
      <w:r w:rsidR="005C684B"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>,</w:t>
      </w:r>
      <w:r w:rsidR="0067387C"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 xml:space="preserve"> </w:t>
      </w:r>
      <w:r w:rsidR="005C684B"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 xml:space="preserve">планшетным устройством в кабине пилота </w:t>
      </w:r>
      <w:r w:rsidR="0067387C"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>(рис. 1)</w:t>
      </w:r>
      <w:r w:rsidR="00257E26"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>.</w:t>
      </w:r>
    </w:p>
    <w:p w14:paraId="7C8DE0DB" w14:textId="77777777" w:rsidR="0067387C" w:rsidRPr="007A1712" w:rsidRDefault="0067387C" w:rsidP="0067387C">
      <w:pPr>
        <w:keepLines/>
        <w:tabs>
          <w:tab w:val="left" w:pos="550"/>
        </w:tabs>
        <w:spacing w:after="0" w:line="300" w:lineRule="auto"/>
        <w:ind w:right="566"/>
        <w:contextualSpacing/>
        <w:jc w:val="both"/>
        <w:outlineLvl w:val="1"/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</w:pPr>
    </w:p>
    <w:p w14:paraId="69F82578" w14:textId="77777777" w:rsidR="0067387C" w:rsidRPr="007A1712" w:rsidRDefault="00C81DC1" w:rsidP="0067387C">
      <w:pPr>
        <w:keepLines/>
        <w:tabs>
          <w:tab w:val="left" w:pos="550"/>
        </w:tabs>
        <w:spacing w:after="0" w:line="300" w:lineRule="auto"/>
        <w:ind w:right="566"/>
        <w:contextualSpacing/>
        <w:jc w:val="center"/>
        <w:outlineLvl w:val="1"/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</w:pPr>
      <w:r w:rsidRPr="007A1712">
        <w:rPr>
          <w:rFonts w:ascii="Times New Roman" w:hAnsi="Times New Roman"/>
          <w:noProof/>
          <w:sz w:val="24"/>
          <w:szCs w:val="24"/>
        </w:rPr>
      </w:r>
      <w:r w:rsidR="00C81DC1" w:rsidRPr="007A1712">
        <w:rPr>
          <w:rFonts w:ascii="Times New Roman" w:hAnsi="Times New Roman"/>
          <w:noProof/>
          <w:sz w:val="24"/>
          <w:szCs w:val="24"/>
        </w:rPr>
        <w:object w:dxaOrig="9706" w:dyaOrig="8415" w14:anchorId="231F662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9.8pt;height:381.3pt" o:ole="">
            <v:imagedata r:id="rId8" o:title=""/>
          </v:shape>
          <o:OLEObject Type="Embed" ProgID="Visio.Drawing.15" ShapeID="_x0000_i1025" DrawAspect="Content" ObjectID="_1752383507" r:id="rId9"/>
        </w:object>
      </w:r>
    </w:p>
    <w:p w14:paraId="6FC26CCB" w14:textId="77777777" w:rsidR="0067387C" w:rsidRPr="007A1712" w:rsidRDefault="0067387C" w:rsidP="0067387C">
      <w:pPr>
        <w:keepLines/>
        <w:tabs>
          <w:tab w:val="left" w:pos="550"/>
        </w:tabs>
        <w:spacing w:after="0" w:line="300" w:lineRule="auto"/>
        <w:ind w:right="566"/>
        <w:contextualSpacing/>
        <w:jc w:val="both"/>
        <w:outlineLvl w:val="1"/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</w:pPr>
    </w:p>
    <w:p w14:paraId="10D49FC9" w14:textId="77777777" w:rsidR="00A4577C" w:rsidRPr="007A1712" w:rsidRDefault="00A4577C" w:rsidP="00A4577C">
      <w:pPr>
        <w:pStyle w:val="aa"/>
        <w:spacing w:line="300" w:lineRule="auto"/>
        <w:rPr>
          <w:rFonts w:ascii="Times New Roman" w:hAnsi="Times New Roman"/>
          <w:lang w:val="ru-RU"/>
        </w:rPr>
      </w:pPr>
      <w:r w:rsidRPr="007A1712">
        <w:rPr>
          <w:rFonts w:ascii="Times New Roman" w:hAnsi="Times New Roman"/>
          <w:lang w:val="ru-RU"/>
        </w:rPr>
        <w:t xml:space="preserve">Рисунок 1. </w:t>
      </w:r>
    </w:p>
    <w:p w14:paraId="48029532" w14:textId="77777777" w:rsidR="0067387C" w:rsidRPr="007A1712" w:rsidRDefault="0067387C" w:rsidP="0067387C">
      <w:pPr>
        <w:keepLines/>
        <w:tabs>
          <w:tab w:val="left" w:pos="550"/>
        </w:tabs>
        <w:spacing w:after="0" w:line="300" w:lineRule="auto"/>
        <w:ind w:right="566"/>
        <w:contextualSpacing/>
        <w:jc w:val="both"/>
        <w:outlineLvl w:val="1"/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</w:pPr>
    </w:p>
    <w:p w14:paraId="26227B54" w14:textId="77777777" w:rsidR="00A4577C" w:rsidRDefault="00A67203" w:rsidP="0067387C">
      <w:pPr>
        <w:keepLines/>
        <w:tabs>
          <w:tab w:val="left" w:pos="550"/>
        </w:tabs>
        <w:spacing w:after="0" w:line="300" w:lineRule="auto"/>
        <w:ind w:right="566"/>
        <w:contextualSpacing/>
        <w:jc w:val="both"/>
        <w:outlineLvl w:val="1"/>
        <w:rPr>
          <w:rFonts w:ascii="Times New Roman" w:eastAsia="Times New Roman" w:hAnsi="Times New Roman"/>
          <w:bCs/>
          <w:iCs/>
          <w:color w:val="FF0000"/>
          <w:sz w:val="24"/>
          <w:szCs w:val="24"/>
          <w:lang w:eastAsia="x-none"/>
        </w:rPr>
      </w:pPr>
      <w:r>
        <w:rPr>
          <w:rFonts w:ascii="Times New Roman" w:eastAsia="Times New Roman" w:hAnsi="Times New Roman"/>
          <w:bCs/>
          <w:iCs/>
          <w:noProof/>
          <w:color w:val="FF0000"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9FEA73" wp14:editId="3FF1FB4B">
                <wp:simplePos x="0" y="0"/>
                <wp:positionH relativeFrom="column">
                  <wp:posOffset>908350</wp:posOffset>
                </wp:positionH>
                <wp:positionV relativeFrom="paragraph">
                  <wp:posOffset>3844458</wp:posOffset>
                </wp:positionV>
                <wp:extent cx="1647645" cy="698739"/>
                <wp:effectExtent l="0" t="0" r="0" b="635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7645" cy="6987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E52432" w14:textId="77777777" w:rsidR="00A67203" w:rsidRDefault="00A67203" w:rsidP="00A67203">
                            <w:pPr>
                              <w:spacing w:after="0"/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КВ</w:t>
                            </w:r>
                          </w:p>
                          <w:p w14:paraId="23AA84A8" w14:textId="77777777" w:rsidR="00A67203" w:rsidRPr="00CD670F" w:rsidRDefault="00A67203" w:rsidP="00A67203">
                            <w:pPr>
                              <w:spacing w:after="0"/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(миниПК, питание, </w:t>
                            </w:r>
                            <w:r>
                              <w:rPr>
                                <w:color w:val="FF0000"/>
                                <w:lang w:val="en-US"/>
                              </w:rPr>
                              <w:t>CAN</w:t>
                            </w:r>
                            <w:r>
                              <w:rPr>
                                <w:color w:val="FF000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9FEA73" id="_x0000_t202" coordsize="21600,21600" o:spt="202" path="m,l,21600r21600,l21600,xe">
                <v:stroke joinstyle="miter"/>
                <v:path gradientshapeok="t" o:connecttype="rect"/>
              </v:shapetype>
              <v:shape id="Надпись 15" o:spid="_x0000_s1026" type="#_x0000_t202" style="position:absolute;left:0;text-align:left;margin-left:71.5pt;margin-top:302.7pt;width:129.75pt;height:5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" fillcolor="white [3201]" stroked="f" strokeweight=".5pt">
                <v:textbox>
                  <w:txbxContent>
                    <w:p w14:paraId="5AE52432" w14:textId="77777777" w:rsidR="00A67203" w:rsidRDefault="00A67203" w:rsidP="00A67203">
                      <w:pPr>
                        <w:spacing w:after="0"/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КВ</w:t>
                      </w:r>
                    </w:p>
                    <w:p w14:paraId="23AA84A8" w14:textId="77777777" w:rsidR="00A67203" w:rsidRPr="00CD670F" w:rsidRDefault="00A67203" w:rsidP="00A67203">
                      <w:pPr>
                        <w:spacing w:after="0"/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(</w:t>
                      </w:r>
                      <w:r>
                        <w:rPr>
                          <w:color w:val="FF0000"/>
                        </w:rPr>
                        <w:t xml:space="preserve">миниПК, питание, </w:t>
                      </w:r>
                      <w:r>
                        <w:rPr>
                          <w:color w:val="FF0000"/>
                          <w:lang w:val="en-US"/>
                        </w:rPr>
                        <w:t>CAN</w:t>
                      </w:r>
                      <w:r>
                        <w:rPr>
                          <w:color w:val="FF000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/>
          <w:bCs/>
          <w:iCs/>
          <w:noProof/>
          <w:color w:val="FF000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17D573" wp14:editId="5D649928">
                <wp:simplePos x="0" y="0"/>
                <wp:positionH relativeFrom="column">
                  <wp:posOffset>914400</wp:posOffset>
                </wp:positionH>
                <wp:positionV relativeFrom="paragraph">
                  <wp:posOffset>2556019</wp:posOffset>
                </wp:positionV>
                <wp:extent cx="1647645" cy="698739"/>
                <wp:effectExtent l="0" t="0" r="0" b="635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7645" cy="6987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E2914C" w14:textId="77777777" w:rsidR="00A67203" w:rsidRPr="00CD670F" w:rsidRDefault="00A67203" w:rsidP="00A67203">
                            <w:pPr>
                              <w:spacing w:after="0"/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Монитор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7D573" id="Надпись 14" o:spid="_x0000_s1027" type="#_x0000_t202" style="position:absolute;left:0;text-align:left;margin-left:1in;margin-top:201.25pt;width:129.75pt;height:5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" fillcolor="white [3201]" stroked="f" strokeweight=".5pt">
                <v:textbox>
                  <w:txbxContent>
                    <w:p w14:paraId="68E2914C" w14:textId="77777777" w:rsidR="00A67203" w:rsidRPr="00CD670F" w:rsidRDefault="00A67203" w:rsidP="00A67203">
                      <w:pPr>
                        <w:spacing w:after="0"/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Монитор</w:t>
                      </w:r>
                    </w:p>
                  </w:txbxContent>
                </v:textbox>
              </v:shape>
            </w:pict>
          </mc:Fallback>
        </mc:AlternateContent>
      </w:r>
      <w:r w:rsidR="00CD670F">
        <w:rPr>
          <w:rFonts w:ascii="Times New Roman" w:eastAsia="Times New Roman" w:hAnsi="Times New Roman"/>
          <w:bCs/>
          <w:iCs/>
          <w:noProof/>
          <w:color w:val="FF000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7F7648E" wp14:editId="08D95177">
                <wp:simplePos x="0" y="0"/>
                <wp:positionH relativeFrom="column">
                  <wp:posOffset>3648973</wp:posOffset>
                </wp:positionH>
                <wp:positionV relativeFrom="paragraph">
                  <wp:posOffset>3763717</wp:posOffset>
                </wp:positionV>
                <wp:extent cx="1647645" cy="698739"/>
                <wp:effectExtent l="0" t="0" r="0" b="635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7645" cy="6987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D13ABE" w14:textId="77777777" w:rsidR="00CD670F" w:rsidRDefault="00CD670F" w:rsidP="00CD670F">
                            <w:pPr>
                              <w:spacing w:after="0"/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К</w:t>
                            </w:r>
                            <w:ins w:id="0" w:author="Варюхин Антон Николаевич" w:date="2023-07-31T18:40:00Z">
                              <w:r w:rsidR="00A67203">
                                <w:rPr>
                                  <w:color w:val="FF0000"/>
                                </w:rPr>
                                <w:t>П</w:t>
                              </w:r>
                            </w:ins>
                            <w:del w:id="1" w:author="Варюхин Антон Николаевич" w:date="2023-07-31T18:40:00Z">
                              <w:r w:rsidDel="00A67203">
                                <w:rPr>
                                  <w:color w:val="FF0000"/>
                                </w:rPr>
                                <w:delText>В</w:delText>
                              </w:r>
                            </w:del>
                            <w:r>
                              <w:rPr>
                                <w:color w:val="FF0000"/>
                              </w:rPr>
                              <w:t>У</w:t>
                            </w:r>
                          </w:p>
                          <w:p w14:paraId="62C760D1" w14:textId="77777777" w:rsidR="00CD670F" w:rsidRPr="00CD670F" w:rsidRDefault="00CD670F" w:rsidP="00CD670F">
                            <w:pPr>
                              <w:spacing w:after="0"/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(микроконтроллер, обвязка, </w:t>
                            </w:r>
                            <w:r>
                              <w:rPr>
                                <w:color w:val="FF0000"/>
                                <w:lang w:val="en-US"/>
                              </w:rPr>
                              <w:t>CAN</w:t>
                            </w:r>
                            <w:r>
                              <w:rPr>
                                <w:color w:val="FF0000"/>
                              </w:rPr>
                              <w:t>, питание)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7648E" id="Надпись 13" o:spid="_x0000_s1028" type="#_x0000_t202" style="position:absolute;left:0;text-align:left;margin-left:287.3pt;margin-top:296.35pt;width:129.75pt;height:5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" fillcolor="white [3201]" stroked="f" strokeweight=".5pt">
                <v:textbox>
                  <w:txbxContent>
                    <w:p w14:paraId="51D13ABE" w14:textId="77777777" w:rsidR="00CD670F" w:rsidRDefault="00CD670F" w:rsidP="00CD670F">
                      <w:pPr>
                        <w:spacing w:after="0"/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К</w:t>
                      </w:r>
                      <w:ins w:id="2" w:author="Варюхин Антон Николаевич" w:date="2023-07-31T18:40:00Z">
                        <w:r w:rsidR="00A67203">
                          <w:rPr>
                            <w:color w:val="FF0000"/>
                          </w:rPr>
                          <w:t>П</w:t>
                        </w:r>
                      </w:ins>
                      <w:del w:id="3" w:author="Варюхин Антон Николаевич" w:date="2023-07-31T18:40:00Z">
                        <w:r w:rsidDel="00A67203">
                          <w:rPr>
                            <w:color w:val="FF0000"/>
                          </w:rPr>
                          <w:delText>В</w:delText>
                        </w:r>
                      </w:del>
                      <w:r>
                        <w:rPr>
                          <w:color w:val="FF0000"/>
                        </w:rPr>
                        <w:t>У</w:t>
                      </w:r>
                    </w:p>
                    <w:p w14:paraId="62C760D1" w14:textId="77777777" w:rsidR="00CD670F" w:rsidRPr="00CD670F" w:rsidRDefault="00CD670F" w:rsidP="00CD670F">
                      <w:pPr>
                        <w:spacing w:after="0"/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(</w:t>
                      </w:r>
                      <w:r>
                        <w:rPr>
                          <w:color w:val="FF0000"/>
                        </w:rPr>
                        <w:t xml:space="preserve">микроконтроллер, обвязка, </w:t>
                      </w:r>
                      <w:r>
                        <w:rPr>
                          <w:color w:val="FF0000"/>
                          <w:lang w:val="en-US"/>
                        </w:rPr>
                        <w:t>CAN</w:t>
                      </w:r>
                      <w:r>
                        <w:rPr>
                          <w:color w:val="FF0000"/>
                        </w:rPr>
                        <w:t>, питание)</w:t>
                      </w:r>
                    </w:p>
                  </w:txbxContent>
                </v:textbox>
              </v:shape>
            </w:pict>
          </mc:Fallback>
        </mc:AlternateContent>
      </w:r>
      <w:r w:rsidR="00CD670F">
        <w:rPr>
          <w:rFonts w:ascii="Times New Roman" w:eastAsia="Times New Roman" w:hAnsi="Times New Roman"/>
          <w:bCs/>
          <w:iCs/>
          <w:noProof/>
          <w:color w:val="FF000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16E659" wp14:editId="4D8FACF0">
                <wp:simplePos x="0" y="0"/>
                <wp:positionH relativeFrom="column">
                  <wp:posOffset>3645847</wp:posOffset>
                </wp:positionH>
                <wp:positionV relativeFrom="paragraph">
                  <wp:posOffset>2510179</wp:posOffset>
                </wp:positionV>
                <wp:extent cx="1647645" cy="698739"/>
                <wp:effectExtent l="0" t="0" r="0" b="635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7645" cy="6987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85F573" w14:textId="77777777" w:rsidR="00CD670F" w:rsidRDefault="00CD670F" w:rsidP="00CD670F">
                            <w:pPr>
                              <w:spacing w:after="0"/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ПУ</w:t>
                            </w:r>
                          </w:p>
                          <w:p w14:paraId="4C26181D" w14:textId="77777777" w:rsidR="00CD670F" w:rsidRPr="00CD670F" w:rsidRDefault="00CD670F" w:rsidP="00CD670F">
                            <w:pPr>
                              <w:spacing w:after="0"/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(РУД, кнопки, энкодеры, лампочки, тумблеры)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6E659" id="Надпись 12" o:spid="_x0000_s1029" type="#_x0000_t202" style="position:absolute;left:0;text-align:left;margin-left:287.05pt;margin-top:197.65pt;width:129.75pt;height:5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" fillcolor="white [3201]" stroked="f" strokeweight=".5pt">
                <v:textbox>
                  <w:txbxContent>
                    <w:p w14:paraId="3685F573" w14:textId="77777777" w:rsidR="00CD670F" w:rsidRDefault="00CD670F" w:rsidP="00CD670F">
                      <w:pPr>
                        <w:spacing w:after="0"/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ПУ</w:t>
                      </w:r>
                    </w:p>
                    <w:p w14:paraId="4C26181D" w14:textId="77777777" w:rsidR="00CD670F" w:rsidRPr="00CD670F" w:rsidRDefault="00CD670F" w:rsidP="00CD670F">
                      <w:pPr>
                        <w:spacing w:after="0"/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(РУД, кнопки, энкодеры, лампочки, тумблеры)</w:t>
                      </w:r>
                    </w:p>
                  </w:txbxContent>
                </v:textbox>
              </v:shape>
            </w:pict>
          </mc:Fallback>
        </mc:AlternateContent>
      </w:r>
      <w:r w:rsidR="00CD670F">
        <w:rPr>
          <w:rFonts w:ascii="Times New Roman" w:eastAsia="Times New Roman" w:hAnsi="Times New Roman"/>
          <w:bCs/>
          <w:iCs/>
          <w:noProof/>
          <w:color w:val="FF000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EA4D67" wp14:editId="06A83692">
                <wp:simplePos x="0" y="0"/>
                <wp:positionH relativeFrom="column">
                  <wp:posOffset>2239645</wp:posOffset>
                </wp:positionH>
                <wp:positionV relativeFrom="paragraph">
                  <wp:posOffset>1621143</wp:posOffset>
                </wp:positionV>
                <wp:extent cx="1647645" cy="319177"/>
                <wp:effectExtent l="0" t="0" r="0" b="508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7645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3DA54E" w14:textId="77777777" w:rsidR="00CD670F" w:rsidRPr="00CD670F" w:rsidRDefault="00CD670F" w:rsidP="00CD670F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CD670F">
                              <w:rPr>
                                <w:color w:val="FF0000"/>
                              </w:rPr>
                              <w:t>Блок управления РСУ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A4D67" id="Надпись 5" o:spid="_x0000_s1030" type="#_x0000_t202" style="position:absolute;left:0;text-align:left;margin-left:176.35pt;margin-top:127.65pt;width:129.75pt;height:25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" fillcolor="white [3201]" stroked="f" strokeweight=".5pt">
                <v:textbox>
                  <w:txbxContent>
                    <w:p w14:paraId="503DA54E" w14:textId="77777777" w:rsidR="00CD670F" w:rsidRPr="00CD670F" w:rsidRDefault="00CD670F" w:rsidP="00CD670F">
                      <w:pPr>
                        <w:jc w:val="center"/>
                        <w:rPr>
                          <w:color w:val="FF0000"/>
                        </w:rPr>
                      </w:pPr>
                      <w:r w:rsidRPr="00CD670F">
                        <w:rPr>
                          <w:color w:val="FF0000"/>
                        </w:rPr>
                        <w:t>Блок управления РСУ</w:t>
                      </w:r>
                    </w:p>
                  </w:txbxContent>
                </v:textbox>
              </v:shape>
            </w:pict>
          </mc:Fallback>
        </mc:AlternateContent>
      </w:r>
      <w:r w:rsidR="00CD670F">
        <w:rPr>
          <w:rFonts w:ascii="Times New Roman" w:eastAsia="Times New Roman" w:hAnsi="Times New Roman"/>
          <w:bCs/>
          <w:iCs/>
          <w:noProof/>
          <w:color w:val="FF000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4243D2" wp14:editId="4F30C5C0">
                <wp:simplePos x="0" y="0"/>
                <wp:positionH relativeFrom="column">
                  <wp:posOffset>3441940</wp:posOffset>
                </wp:positionH>
                <wp:positionV relativeFrom="paragraph">
                  <wp:posOffset>3705129</wp:posOffset>
                </wp:positionV>
                <wp:extent cx="2087592" cy="845389"/>
                <wp:effectExtent l="19050" t="19050" r="27305" b="1206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592" cy="8453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733BB" id="Прямоугольник 9" o:spid="_x0000_s1026" style="position:absolute;margin-left:271pt;margin-top:291.75pt;width:164.4pt;height:66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" fillcolor="white [3212]" strokecolor="#1f4d78 [1604]" strokeweight="2.25pt"/>
            </w:pict>
          </mc:Fallback>
        </mc:AlternateContent>
      </w:r>
      <w:r w:rsidR="00CD670F">
        <w:rPr>
          <w:rFonts w:ascii="Times New Roman" w:eastAsia="Times New Roman" w:hAnsi="Times New Roman"/>
          <w:bCs/>
          <w:iCs/>
          <w:noProof/>
          <w:color w:val="FF000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1F3756" wp14:editId="519A96E3">
                <wp:simplePos x="0" y="0"/>
                <wp:positionH relativeFrom="column">
                  <wp:posOffset>649557</wp:posOffset>
                </wp:positionH>
                <wp:positionV relativeFrom="paragraph">
                  <wp:posOffset>3766820</wp:posOffset>
                </wp:positionV>
                <wp:extent cx="2087592" cy="845389"/>
                <wp:effectExtent l="19050" t="19050" r="27305" b="12065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592" cy="8453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DAF329" id="Прямоугольник 10" o:spid="_x0000_s1026" style="position:absolute;margin-left:51.15pt;margin-top:296.6pt;width:164.4pt;height:66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" fillcolor="white [3212]" strokecolor="#1f4d78 [1604]" strokeweight="2.25pt"/>
            </w:pict>
          </mc:Fallback>
        </mc:AlternateContent>
      </w:r>
      <w:r w:rsidR="00CD670F">
        <w:rPr>
          <w:rFonts w:ascii="Times New Roman" w:eastAsia="Times New Roman" w:hAnsi="Times New Roman"/>
          <w:bCs/>
          <w:iCs/>
          <w:noProof/>
          <w:color w:val="FF000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9B6898" wp14:editId="0F0858CD">
                <wp:simplePos x="0" y="0"/>
                <wp:positionH relativeFrom="column">
                  <wp:posOffset>3444552</wp:posOffset>
                </wp:positionH>
                <wp:positionV relativeFrom="paragraph">
                  <wp:posOffset>2472690</wp:posOffset>
                </wp:positionV>
                <wp:extent cx="2087592" cy="845389"/>
                <wp:effectExtent l="19050" t="19050" r="27305" b="12065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592" cy="8453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D59F19" id="Прямоугольник 11" o:spid="_x0000_s1026" style="position:absolute;margin-left:271.2pt;margin-top:194.7pt;width:164.4pt;height:66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" fillcolor="white [3212]" strokecolor="#1f4d78 [1604]" strokeweight="2.25pt"/>
            </w:pict>
          </mc:Fallback>
        </mc:AlternateContent>
      </w:r>
      <w:r w:rsidR="00CD670F">
        <w:rPr>
          <w:rFonts w:ascii="Times New Roman" w:eastAsia="Times New Roman" w:hAnsi="Times New Roman"/>
          <w:bCs/>
          <w:iCs/>
          <w:noProof/>
          <w:color w:val="FF000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43722F" wp14:editId="0C805A61">
                <wp:simplePos x="0" y="0"/>
                <wp:positionH relativeFrom="column">
                  <wp:posOffset>644441</wp:posOffset>
                </wp:positionH>
                <wp:positionV relativeFrom="paragraph">
                  <wp:posOffset>2492986</wp:posOffset>
                </wp:positionV>
                <wp:extent cx="2087592" cy="845389"/>
                <wp:effectExtent l="19050" t="19050" r="27305" b="1206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592" cy="8453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217947" id="Прямоугольник 8" o:spid="_x0000_s1026" style="position:absolute;margin-left:50.75pt;margin-top:196.3pt;width:164.4pt;height:66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" fillcolor="white [3212]" strokecolor="#1f4d78 [1604]" strokeweight="2.25pt"/>
            </w:pict>
          </mc:Fallback>
        </mc:AlternateContent>
      </w:r>
      <w:r w:rsidR="00CD670F">
        <w:rPr>
          <w:rFonts w:ascii="Times New Roman" w:eastAsia="Times New Roman" w:hAnsi="Times New Roman"/>
          <w:bCs/>
          <w:iCs/>
          <w:noProof/>
          <w:color w:val="FF000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1804E5" wp14:editId="3B808DDF">
                <wp:simplePos x="0" y="0"/>
                <wp:positionH relativeFrom="column">
                  <wp:posOffset>3119156</wp:posOffset>
                </wp:positionH>
                <wp:positionV relativeFrom="paragraph">
                  <wp:posOffset>2043658</wp:posOffset>
                </wp:positionV>
                <wp:extent cx="2622430" cy="2812619"/>
                <wp:effectExtent l="19050" t="19050" r="26035" b="2603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2430" cy="28126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27FC37" id="Прямоугольник 7" o:spid="_x0000_s1026" style="position:absolute;margin-left:245.6pt;margin-top:160.9pt;width:206.5pt;height:22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" fillcolor="white [3212]" strokecolor="#1f4d78 [1604]" strokeweight="2.25pt"/>
            </w:pict>
          </mc:Fallback>
        </mc:AlternateContent>
      </w:r>
      <w:r w:rsidR="00CD670F">
        <w:rPr>
          <w:rFonts w:ascii="Times New Roman" w:eastAsia="Times New Roman" w:hAnsi="Times New Roman"/>
          <w:bCs/>
          <w:iCs/>
          <w:noProof/>
          <w:color w:val="FF000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CF8531" wp14:editId="2D359932">
                <wp:simplePos x="0" y="0"/>
                <wp:positionH relativeFrom="column">
                  <wp:posOffset>333315</wp:posOffset>
                </wp:positionH>
                <wp:positionV relativeFrom="paragraph">
                  <wp:posOffset>2044053</wp:posOffset>
                </wp:positionV>
                <wp:extent cx="2622430" cy="2812619"/>
                <wp:effectExtent l="19050" t="19050" r="26035" b="2603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2430" cy="28126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3BE396" id="Прямоугольник 6" o:spid="_x0000_s1026" style="position:absolute;margin-left:26.25pt;margin-top:160.95pt;width:206.5pt;height:22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" fillcolor="white [3212]" strokecolor="#1f4d78 [1604]" strokeweight="2.25pt"/>
            </w:pict>
          </mc:Fallback>
        </mc:AlternateContent>
      </w:r>
      <w:r w:rsidR="00CD670F">
        <w:rPr>
          <w:rFonts w:ascii="Times New Roman" w:eastAsia="Times New Roman" w:hAnsi="Times New Roman"/>
          <w:bCs/>
          <w:iCs/>
          <w:noProof/>
          <w:color w:val="FF000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42D852" wp14:editId="2B71B4BB">
                <wp:simplePos x="0" y="0"/>
                <wp:positionH relativeFrom="column">
                  <wp:posOffset>65405</wp:posOffset>
                </wp:positionH>
                <wp:positionV relativeFrom="paragraph">
                  <wp:posOffset>1586865</wp:posOffset>
                </wp:positionV>
                <wp:extent cx="5770880" cy="3528060"/>
                <wp:effectExtent l="0" t="0" r="20320" b="15240"/>
                <wp:wrapTopAndBottom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0880" cy="35280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510F3C" id="Прямоугольник 1" o:spid="_x0000_s1026" style="position:absolute;margin-left:5.15pt;margin-top:124.95pt;width:454.4pt;height:277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" fillcolor="white [3212]" strokecolor="#1f4d78 [1604]" strokeweight="1pt">
                <w10:wrap type="topAndBottom"/>
              </v:rect>
            </w:pict>
          </mc:Fallback>
        </mc:AlternateContent>
      </w:r>
      <w:r w:rsidR="00891428">
        <w:rPr>
          <w:rFonts w:ascii="Times New Roman" w:eastAsia="Times New Roman" w:hAnsi="Times New Roman"/>
          <w:bCs/>
          <w:iCs/>
          <w:color w:val="FF0000"/>
          <w:sz w:val="24"/>
          <w:szCs w:val="24"/>
          <w:lang w:eastAsia="x-none"/>
        </w:rPr>
        <w:t>Работа МФТИ называется «Разработка и изготовление</w:t>
      </w:r>
      <w:r w:rsidR="00891428" w:rsidRPr="00891428">
        <w:rPr>
          <w:rFonts w:ascii="Times New Roman" w:eastAsia="Times New Roman" w:hAnsi="Times New Roman"/>
          <w:bCs/>
          <w:iCs/>
          <w:color w:val="FF0000"/>
          <w:sz w:val="24"/>
          <w:szCs w:val="24"/>
          <w:lang w:eastAsia="x-none"/>
        </w:rPr>
        <w:t xml:space="preserve"> блок</w:t>
      </w:r>
      <w:r w:rsidR="00891428">
        <w:rPr>
          <w:rFonts w:ascii="Times New Roman" w:eastAsia="Times New Roman" w:hAnsi="Times New Roman"/>
          <w:bCs/>
          <w:iCs/>
          <w:color w:val="FF0000"/>
          <w:sz w:val="24"/>
          <w:szCs w:val="24"/>
          <w:lang w:eastAsia="x-none"/>
        </w:rPr>
        <w:t>а</w:t>
      </w:r>
      <w:r w:rsidR="00891428" w:rsidRPr="00891428">
        <w:rPr>
          <w:rFonts w:ascii="Times New Roman" w:eastAsia="Times New Roman" w:hAnsi="Times New Roman"/>
          <w:bCs/>
          <w:iCs/>
          <w:color w:val="FF0000"/>
          <w:sz w:val="24"/>
          <w:szCs w:val="24"/>
          <w:lang w:eastAsia="x-none"/>
        </w:rPr>
        <w:t xml:space="preserve"> управления</w:t>
      </w:r>
      <w:r w:rsidR="00891428">
        <w:rPr>
          <w:rFonts w:ascii="Times New Roman" w:eastAsia="Times New Roman" w:hAnsi="Times New Roman"/>
          <w:bCs/>
          <w:iCs/>
          <w:color w:val="FF0000"/>
          <w:sz w:val="24"/>
          <w:szCs w:val="24"/>
          <w:lang w:eastAsia="x-none"/>
        </w:rPr>
        <w:t xml:space="preserve"> РСУ». В соответствии с этой логикой всё то, что поставляет МФТИ называется Блок управления. Стойка оператора – это алюминиевая рама, которую делает СибНИА. В состав Блока управления входят миниПК с монитором и Пульт оператора. Пульт оператора включает в себя кнопки, тумблеры, РУД и микроконтроллер с обвязкой</w:t>
      </w:r>
      <w:r w:rsidR="00CD670F">
        <w:rPr>
          <w:rFonts w:ascii="Times New Roman" w:eastAsia="Times New Roman" w:hAnsi="Times New Roman"/>
          <w:bCs/>
          <w:iCs/>
          <w:color w:val="FF0000"/>
          <w:sz w:val="24"/>
          <w:szCs w:val="24"/>
          <w:lang w:eastAsia="x-none"/>
        </w:rPr>
        <w:t>. Вполне можно кнопки, тумблеры, РУД назвать Пультом управления, а МК с обвязкой – КПУ. МиниМК можно назвать КВ. Ниже структурная схема</w:t>
      </w:r>
    </w:p>
    <w:p w14:paraId="13E20907" w14:textId="77777777" w:rsidR="00CD670F" w:rsidRPr="00891428" w:rsidRDefault="00CD670F" w:rsidP="0067387C">
      <w:pPr>
        <w:keepLines/>
        <w:tabs>
          <w:tab w:val="left" w:pos="550"/>
        </w:tabs>
        <w:spacing w:after="0" w:line="300" w:lineRule="auto"/>
        <w:ind w:right="566"/>
        <w:contextualSpacing/>
        <w:jc w:val="both"/>
        <w:outlineLvl w:val="1"/>
        <w:rPr>
          <w:rFonts w:ascii="Times New Roman" w:eastAsia="Times New Roman" w:hAnsi="Times New Roman"/>
          <w:bCs/>
          <w:iCs/>
          <w:color w:val="FF0000"/>
          <w:sz w:val="24"/>
          <w:szCs w:val="24"/>
          <w:lang w:eastAsia="x-none"/>
        </w:rPr>
      </w:pPr>
    </w:p>
    <w:p w14:paraId="61811E45" w14:textId="77777777" w:rsidR="00891428" w:rsidRDefault="00891428" w:rsidP="0067387C">
      <w:pPr>
        <w:keepLines/>
        <w:tabs>
          <w:tab w:val="left" w:pos="550"/>
        </w:tabs>
        <w:spacing w:after="0" w:line="300" w:lineRule="auto"/>
        <w:ind w:right="566"/>
        <w:contextualSpacing/>
        <w:jc w:val="both"/>
        <w:outlineLvl w:val="1"/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</w:pPr>
    </w:p>
    <w:p w14:paraId="317316E8" w14:textId="77777777" w:rsidR="00891428" w:rsidRDefault="00891428" w:rsidP="0067387C">
      <w:pPr>
        <w:keepLines/>
        <w:tabs>
          <w:tab w:val="left" w:pos="550"/>
        </w:tabs>
        <w:spacing w:after="0" w:line="300" w:lineRule="auto"/>
        <w:ind w:right="566"/>
        <w:contextualSpacing/>
        <w:jc w:val="both"/>
        <w:outlineLvl w:val="1"/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</w:pPr>
    </w:p>
    <w:p w14:paraId="274293F4" w14:textId="77777777" w:rsidR="00891428" w:rsidRPr="007A1712" w:rsidRDefault="00891428" w:rsidP="0067387C">
      <w:pPr>
        <w:keepLines/>
        <w:tabs>
          <w:tab w:val="left" w:pos="550"/>
        </w:tabs>
        <w:spacing w:after="0" w:line="300" w:lineRule="auto"/>
        <w:ind w:right="566"/>
        <w:contextualSpacing/>
        <w:jc w:val="both"/>
        <w:outlineLvl w:val="1"/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</w:pPr>
    </w:p>
    <w:p w14:paraId="4032D108" w14:textId="77777777" w:rsidR="00257E26" w:rsidRPr="007A1712" w:rsidRDefault="00257E26" w:rsidP="00083D85">
      <w:pPr>
        <w:keepLines/>
        <w:numPr>
          <w:ilvl w:val="0"/>
          <w:numId w:val="19"/>
        </w:numPr>
        <w:tabs>
          <w:tab w:val="left" w:pos="550"/>
        </w:tabs>
        <w:spacing w:after="0" w:line="300" w:lineRule="auto"/>
        <w:ind w:left="550" w:right="566" w:hanging="550"/>
        <w:contextualSpacing/>
        <w:jc w:val="both"/>
        <w:outlineLvl w:val="1"/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</w:pPr>
      <w:r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 xml:space="preserve">Контроллер визуализации </w:t>
      </w:r>
      <w:ins w:id="2" w:author="Варюхин Антон Николаевич" w:date="2023-07-31T18:38:00Z">
        <w:r w:rsidR="00A67203" w:rsidRPr="00A67203">
          <w:rPr>
            <w:rFonts w:ascii="Times New Roman" w:eastAsia="Times New Roman" w:hAnsi="Times New Roman"/>
            <w:bCs/>
            <w:iCs/>
            <w:sz w:val="24"/>
            <w:szCs w:val="24"/>
            <w:lang w:eastAsia="x-none"/>
            <w:rPrChange w:id="3" w:author="Варюхин Антон Николаевич" w:date="2023-07-31T18:38:00Z">
              <w:rPr>
                <w:rFonts w:ascii="Times New Roman" w:eastAsia="Times New Roman" w:hAnsi="Times New Roman"/>
                <w:bCs/>
                <w:iCs/>
                <w:sz w:val="24"/>
                <w:szCs w:val="24"/>
                <w:lang w:val="en-US" w:eastAsia="x-none"/>
              </w:rPr>
            </w:rPrChange>
          </w:rPr>
          <w:t>(</w:t>
        </w:r>
        <w:r w:rsidR="00A67203">
          <w:rPr>
            <w:rFonts w:ascii="Times New Roman" w:eastAsia="Times New Roman" w:hAnsi="Times New Roman"/>
            <w:bCs/>
            <w:iCs/>
            <w:sz w:val="24"/>
            <w:szCs w:val="24"/>
            <w:lang w:eastAsia="x-none"/>
          </w:rPr>
          <w:t xml:space="preserve">КВ) и </w:t>
        </w:r>
      </w:ins>
      <w:del w:id="4" w:author="Варюхин Антон Николаевич" w:date="2023-07-31T18:38:00Z">
        <w:r w:rsidRPr="007A1712" w:rsidDel="00A67203">
          <w:rPr>
            <w:rFonts w:ascii="Times New Roman" w:eastAsia="Times New Roman" w:hAnsi="Times New Roman"/>
            <w:bCs/>
            <w:iCs/>
            <w:sz w:val="24"/>
            <w:szCs w:val="24"/>
            <w:lang w:eastAsia="x-none"/>
          </w:rPr>
          <w:delText>и</w:delText>
        </w:r>
      </w:del>
      <w:r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 xml:space="preserve"> модуль контроллера ПУ</w:t>
      </w:r>
      <w:ins w:id="5" w:author="Варюхин Антон Николаевич" w:date="2023-07-31T18:38:00Z">
        <w:r w:rsidR="00A67203">
          <w:rPr>
            <w:rFonts w:ascii="Times New Roman" w:eastAsia="Times New Roman" w:hAnsi="Times New Roman"/>
            <w:bCs/>
            <w:iCs/>
            <w:sz w:val="24"/>
            <w:szCs w:val="24"/>
            <w:lang w:eastAsia="x-none"/>
          </w:rPr>
          <w:t xml:space="preserve"> (КПУ)</w:t>
        </w:r>
      </w:ins>
      <w:r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 xml:space="preserve"> </w:t>
      </w:r>
      <w:del w:id="6" w:author="Варюхин Антон Николаевич" w:date="2023-07-31T18:38:00Z">
        <w:r w:rsidRPr="007A1712" w:rsidDel="00A67203">
          <w:rPr>
            <w:rFonts w:ascii="Times New Roman" w:eastAsia="Times New Roman" w:hAnsi="Times New Roman"/>
            <w:bCs/>
            <w:iCs/>
            <w:sz w:val="24"/>
            <w:szCs w:val="24"/>
            <w:lang w:eastAsia="x-none"/>
          </w:rPr>
          <w:delText>образуют блок управления (БУ), который конструктивно может быть объединен в одном корпусе либо</w:delText>
        </w:r>
      </w:del>
      <w:ins w:id="7" w:author="Варюхин Антон Николаевич" w:date="2023-07-31T18:38:00Z">
        <w:r w:rsidR="00A67203">
          <w:rPr>
            <w:rFonts w:ascii="Times New Roman" w:eastAsia="Times New Roman" w:hAnsi="Times New Roman"/>
            <w:bCs/>
            <w:iCs/>
            <w:sz w:val="24"/>
            <w:szCs w:val="24"/>
            <w:lang w:eastAsia="x-none"/>
          </w:rPr>
          <w:t>должны быть разнесены</w:t>
        </w:r>
      </w:ins>
      <w:r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 xml:space="preserve"> разнесен в пределах стойки оператора. </w:t>
      </w:r>
    </w:p>
    <w:p w14:paraId="7889EE21" w14:textId="77777777" w:rsidR="005E5F22" w:rsidRPr="007A1712" w:rsidRDefault="00257E26" w:rsidP="00083D85">
      <w:pPr>
        <w:keepLines/>
        <w:numPr>
          <w:ilvl w:val="0"/>
          <w:numId w:val="19"/>
        </w:numPr>
        <w:tabs>
          <w:tab w:val="left" w:pos="550"/>
        </w:tabs>
        <w:spacing w:after="0" w:line="300" w:lineRule="auto"/>
        <w:ind w:left="550" w:right="566" w:hanging="550"/>
        <w:contextualSpacing/>
        <w:jc w:val="both"/>
        <w:outlineLvl w:val="1"/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</w:pPr>
      <w:r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 xml:space="preserve">КВ и КПУ связаны между собой изолированным последовательным интерфейсом, по которому КПУ передает информацию в КВ для отображения. КВ и КПУ имеют две физически независимые линии </w:t>
      </w:r>
      <w:r w:rsidRPr="007A1712">
        <w:rPr>
          <w:rFonts w:ascii="Times New Roman" w:eastAsia="Times New Roman" w:hAnsi="Times New Roman"/>
          <w:bCs/>
          <w:iCs/>
          <w:sz w:val="24"/>
          <w:szCs w:val="24"/>
          <w:lang w:val="en-US" w:eastAsia="x-none"/>
        </w:rPr>
        <w:t>CAN</w:t>
      </w:r>
      <w:r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 xml:space="preserve"> и могут независимо друг от друга получать всю необходимую информацию о работе РСУ</w:t>
      </w:r>
      <w:r w:rsidR="005E5F22"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 xml:space="preserve"> и дублировать друг друга</w:t>
      </w:r>
      <w:r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>.</w:t>
      </w:r>
      <w:r w:rsidR="005E5F22"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 xml:space="preserve"> Возможны два варианта развертывния блока управления:</w:t>
      </w:r>
    </w:p>
    <w:p w14:paraId="5E815A1A" w14:textId="77777777" w:rsidR="005E5F22" w:rsidRPr="007A1712" w:rsidRDefault="005E5F22" w:rsidP="005E5F22">
      <w:pPr>
        <w:keepLines/>
        <w:numPr>
          <w:ilvl w:val="0"/>
          <w:numId w:val="31"/>
        </w:numPr>
        <w:tabs>
          <w:tab w:val="left" w:pos="550"/>
        </w:tabs>
        <w:spacing w:after="0" w:line="300" w:lineRule="auto"/>
        <w:ind w:right="566"/>
        <w:contextualSpacing/>
        <w:jc w:val="both"/>
        <w:outlineLvl w:val="1"/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</w:pPr>
      <w:r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 xml:space="preserve">КПУ является ведущим, передает всю информацию в КВ по последовательному интерфейсу, при этом КВ к шинам </w:t>
      </w:r>
      <w:r w:rsidRPr="007A1712">
        <w:rPr>
          <w:rFonts w:ascii="Times New Roman" w:eastAsia="Times New Roman" w:hAnsi="Times New Roman"/>
          <w:bCs/>
          <w:iCs/>
          <w:sz w:val="24"/>
          <w:szCs w:val="24"/>
          <w:lang w:val="en-US" w:eastAsia="x-none"/>
        </w:rPr>
        <w:t>CAN</w:t>
      </w:r>
      <w:r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 xml:space="preserve"> не подключается;</w:t>
      </w:r>
    </w:p>
    <w:p w14:paraId="236A89DD" w14:textId="77777777" w:rsidR="005E5F22" w:rsidRDefault="005E5F22" w:rsidP="005E5F22">
      <w:pPr>
        <w:keepLines/>
        <w:numPr>
          <w:ilvl w:val="0"/>
          <w:numId w:val="31"/>
        </w:numPr>
        <w:tabs>
          <w:tab w:val="left" w:pos="550"/>
        </w:tabs>
        <w:spacing w:after="0" w:line="300" w:lineRule="auto"/>
        <w:ind w:right="566"/>
        <w:contextualSpacing/>
        <w:jc w:val="both"/>
        <w:outlineLvl w:val="1"/>
        <w:rPr>
          <w:ins w:id="8" w:author="Варюхин Антон Николаевич" w:date="2023-07-31T18:39:00Z"/>
          <w:rFonts w:ascii="Times New Roman" w:eastAsia="Times New Roman" w:hAnsi="Times New Roman"/>
          <w:bCs/>
          <w:iCs/>
          <w:sz w:val="24"/>
          <w:szCs w:val="24"/>
          <w:lang w:eastAsia="x-none"/>
        </w:rPr>
      </w:pPr>
      <w:r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>КВ является ведущим, подключается</w:t>
      </w:r>
      <w:r w:rsidR="009D5AEB"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 xml:space="preserve"> к шинам </w:t>
      </w:r>
      <w:r w:rsidR="009D5AEB" w:rsidRPr="007A1712">
        <w:rPr>
          <w:rFonts w:ascii="Times New Roman" w:eastAsia="Times New Roman" w:hAnsi="Times New Roman"/>
          <w:bCs/>
          <w:iCs/>
          <w:sz w:val="24"/>
          <w:szCs w:val="24"/>
          <w:lang w:val="en-US" w:eastAsia="x-none"/>
        </w:rPr>
        <w:t>CAN</w:t>
      </w:r>
      <w:r w:rsidR="009D5AEB"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 xml:space="preserve"> и </w:t>
      </w:r>
      <w:r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 xml:space="preserve"> получает всю информацию о состоянии органов управления ПУ от КПУ по последовательному интерфейсу.</w:t>
      </w:r>
    </w:p>
    <w:p w14:paraId="4937A4C6" w14:textId="77777777" w:rsidR="00A67203" w:rsidRPr="007A1712" w:rsidRDefault="00A67203" w:rsidP="005E5F22">
      <w:pPr>
        <w:keepLines/>
        <w:numPr>
          <w:ilvl w:val="0"/>
          <w:numId w:val="31"/>
        </w:numPr>
        <w:tabs>
          <w:tab w:val="left" w:pos="550"/>
        </w:tabs>
        <w:spacing w:after="0" w:line="300" w:lineRule="auto"/>
        <w:ind w:right="566"/>
        <w:contextualSpacing/>
        <w:jc w:val="both"/>
        <w:outlineLvl w:val="1"/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</w:pPr>
      <w:ins w:id="9" w:author="Варюхин Антон Николаевич" w:date="2023-07-31T18:40:00Z">
        <w:r>
          <w:rPr>
            <w:rFonts w:ascii="Times New Roman" w:eastAsia="Times New Roman" w:hAnsi="Times New Roman"/>
            <w:bCs/>
            <w:iCs/>
            <w:sz w:val="24"/>
            <w:szCs w:val="24"/>
            <w:lang w:eastAsia="x-none"/>
          </w:rPr>
          <w:t xml:space="preserve">КПУ передает управляющую информацию по шине </w:t>
        </w:r>
        <w:r>
          <w:rPr>
            <w:rFonts w:ascii="Times New Roman" w:eastAsia="Times New Roman" w:hAnsi="Times New Roman"/>
            <w:bCs/>
            <w:iCs/>
            <w:sz w:val="24"/>
            <w:szCs w:val="24"/>
            <w:lang w:val="en-US" w:eastAsia="x-none"/>
          </w:rPr>
          <w:t>CAN</w:t>
        </w:r>
        <w:r>
          <w:rPr>
            <w:rFonts w:ascii="Times New Roman" w:eastAsia="Times New Roman" w:hAnsi="Times New Roman"/>
            <w:bCs/>
            <w:iCs/>
            <w:sz w:val="24"/>
            <w:szCs w:val="24"/>
            <w:lang w:eastAsia="x-none"/>
          </w:rPr>
          <w:t xml:space="preserve">. КВ принимает информацию для визуализации по шине </w:t>
        </w:r>
        <w:r>
          <w:rPr>
            <w:rFonts w:ascii="Times New Roman" w:eastAsia="Times New Roman" w:hAnsi="Times New Roman"/>
            <w:bCs/>
            <w:iCs/>
            <w:sz w:val="24"/>
            <w:szCs w:val="24"/>
            <w:lang w:val="en-US" w:eastAsia="x-none"/>
          </w:rPr>
          <w:t>CAN</w:t>
        </w:r>
        <w:r>
          <w:rPr>
            <w:rFonts w:ascii="Times New Roman" w:eastAsia="Times New Roman" w:hAnsi="Times New Roman"/>
            <w:bCs/>
            <w:iCs/>
            <w:sz w:val="24"/>
            <w:szCs w:val="24"/>
            <w:lang w:eastAsia="x-none"/>
          </w:rPr>
          <w:t xml:space="preserve">. </w:t>
        </w:r>
      </w:ins>
      <w:ins w:id="10" w:author="Варюхин Антон Николаевич" w:date="2023-07-31T18:41:00Z">
        <w:r>
          <w:rPr>
            <w:rFonts w:ascii="Times New Roman" w:eastAsia="Times New Roman" w:hAnsi="Times New Roman"/>
            <w:bCs/>
            <w:iCs/>
            <w:sz w:val="24"/>
            <w:szCs w:val="24"/>
            <w:lang w:eastAsia="x-none"/>
          </w:rPr>
          <w:t xml:space="preserve">КВ имеет возможность передавать управляющую информацию по шине </w:t>
        </w:r>
        <w:r>
          <w:rPr>
            <w:rFonts w:ascii="Times New Roman" w:eastAsia="Times New Roman" w:hAnsi="Times New Roman"/>
            <w:bCs/>
            <w:iCs/>
            <w:sz w:val="24"/>
            <w:szCs w:val="24"/>
            <w:lang w:val="en-US" w:eastAsia="x-none"/>
          </w:rPr>
          <w:t>CAN</w:t>
        </w:r>
        <w:r>
          <w:rPr>
            <w:rFonts w:ascii="Times New Roman" w:eastAsia="Times New Roman" w:hAnsi="Times New Roman"/>
            <w:bCs/>
            <w:iCs/>
            <w:sz w:val="24"/>
            <w:szCs w:val="24"/>
            <w:lang w:eastAsia="x-none"/>
          </w:rPr>
          <w:t>.</w:t>
        </w:r>
      </w:ins>
    </w:p>
    <w:p w14:paraId="76B91053" w14:textId="77777777" w:rsidR="00257E26" w:rsidRPr="007A1712" w:rsidRDefault="00A2574D" w:rsidP="002A524A">
      <w:pPr>
        <w:keepLines/>
        <w:numPr>
          <w:ilvl w:val="0"/>
          <w:numId w:val="19"/>
        </w:numPr>
        <w:tabs>
          <w:tab w:val="left" w:pos="550"/>
        </w:tabs>
        <w:spacing w:after="0" w:line="300" w:lineRule="auto"/>
        <w:ind w:left="550" w:right="566" w:hanging="550"/>
        <w:contextualSpacing/>
        <w:jc w:val="both"/>
        <w:outlineLvl w:val="1"/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</w:pPr>
      <w:ins w:id="11" w:author="Варюхин Антон Николаевич" w:date="2023-07-31T18:51:00Z">
        <w:r>
          <w:rPr>
            <w:rFonts w:ascii="Times New Roman" w:eastAsia="Times New Roman" w:hAnsi="Times New Roman"/>
            <w:bCs/>
            <w:iCs/>
            <w:sz w:val="24"/>
            <w:szCs w:val="24"/>
            <w:lang w:eastAsia="x-none"/>
          </w:rPr>
          <w:lastRenderedPageBreak/>
          <w:t xml:space="preserve">Вариант в) из п.2.3 является основным </w:t>
        </w:r>
      </w:ins>
      <w:del w:id="12" w:author="Варюхин Антон Николаевич" w:date="2023-07-31T18:51:00Z">
        <w:r w:rsidR="00257E26" w:rsidRPr="007A1712" w:rsidDel="00A2574D">
          <w:rPr>
            <w:rFonts w:ascii="Times New Roman" w:eastAsia="Times New Roman" w:hAnsi="Times New Roman"/>
            <w:bCs/>
            <w:iCs/>
            <w:sz w:val="24"/>
            <w:szCs w:val="24"/>
            <w:lang w:eastAsia="x-none"/>
          </w:rPr>
          <w:delText xml:space="preserve">В рамках настоящего ТЗ описывается </w:delText>
        </w:r>
        <w:r w:rsidR="009D5AEB" w:rsidRPr="007A1712" w:rsidDel="00A2574D">
          <w:rPr>
            <w:rFonts w:ascii="Times New Roman" w:eastAsia="Times New Roman" w:hAnsi="Times New Roman"/>
            <w:bCs/>
            <w:iCs/>
            <w:sz w:val="24"/>
            <w:szCs w:val="24"/>
            <w:lang w:eastAsia="x-none"/>
          </w:rPr>
          <w:delText>вариант, когда КПУ является ведущим</w:delText>
        </w:r>
        <w:r w:rsidR="005C684B" w:rsidRPr="007A1712" w:rsidDel="00A2574D">
          <w:rPr>
            <w:rFonts w:ascii="Times New Roman" w:eastAsia="Times New Roman" w:hAnsi="Times New Roman"/>
            <w:bCs/>
            <w:iCs/>
            <w:sz w:val="24"/>
            <w:szCs w:val="24"/>
            <w:lang w:eastAsia="x-none"/>
          </w:rPr>
          <w:delText xml:space="preserve"> (п. 2.3.</w:delText>
        </w:r>
        <w:r w:rsidR="005C684B" w:rsidRPr="007A1712" w:rsidDel="00A2574D">
          <w:rPr>
            <w:rFonts w:ascii="Times New Roman" w:eastAsia="Times New Roman" w:hAnsi="Times New Roman"/>
            <w:bCs/>
            <w:iCs/>
            <w:sz w:val="24"/>
            <w:szCs w:val="24"/>
            <w:lang w:val="en-US" w:eastAsia="x-none"/>
          </w:rPr>
          <w:delText>a</w:delText>
        </w:r>
        <w:r w:rsidR="005C684B" w:rsidRPr="007A1712" w:rsidDel="00A2574D">
          <w:rPr>
            <w:rFonts w:ascii="Times New Roman" w:eastAsia="Times New Roman" w:hAnsi="Times New Roman"/>
            <w:bCs/>
            <w:iCs/>
            <w:sz w:val="24"/>
            <w:szCs w:val="24"/>
            <w:lang w:eastAsia="x-none"/>
          </w:rPr>
          <w:delText>)</w:delText>
        </w:r>
      </w:del>
      <w:ins w:id="13" w:author="Варюхин Антон Николаевич" w:date="2023-07-31T18:51:00Z">
        <w:r>
          <w:rPr>
            <w:rFonts w:ascii="Times New Roman" w:eastAsia="Times New Roman" w:hAnsi="Times New Roman"/>
            <w:bCs/>
            <w:iCs/>
            <w:sz w:val="24"/>
            <w:szCs w:val="24"/>
            <w:lang w:eastAsia="x-none"/>
          </w:rPr>
          <w:t>в рамках данной работы</w:t>
        </w:r>
      </w:ins>
      <w:r w:rsidR="009D5AEB"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>.</w:t>
      </w:r>
    </w:p>
    <w:p w14:paraId="34B43C89" w14:textId="77777777" w:rsidR="00DE3CBC" w:rsidRPr="007A1712" w:rsidRDefault="00DE3CBC" w:rsidP="00083D85">
      <w:pPr>
        <w:keepLines/>
        <w:numPr>
          <w:ilvl w:val="0"/>
          <w:numId w:val="19"/>
        </w:numPr>
        <w:tabs>
          <w:tab w:val="left" w:pos="550"/>
        </w:tabs>
        <w:spacing w:after="0" w:line="300" w:lineRule="auto"/>
        <w:ind w:left="550" w:right="566" w:hanging="550"/>
        <w:contextualSpacing/>
        <w:jc w:val="both"/>
        <w:outlineLvl w:val="1"/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</w:pPr>
      <w:r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 xml:space="preserve">Модуль контроллера ПУ </w:t>
      </w:r>
      <w:r w:rsidR="005908FB"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 xml:space="preserve">(КПУ) </w:t>
      </w:r>
      <w:r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>предназначен для</w:t>
      </w:r>
      <w:r w:rsidR="00CE69A1"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>:</w:t>
      </w:r>
    </w:p>
    <w:p w14:paraId="01831B55" w14:textId="77777777" w:rsidR="00CE69A1" w:rsidRPr="007A1712" w:rsidRDefault="00DE3CBC" w:rsidP="00DE3CBC">
      <w:pPr>
        <w:keepLines/>
        <w:numPr>
          <w:ilvl w:val="0"/>
          <w:numId w:val="29"/>
        </w:numPr>
        <w:tabs>
          <w:tab w:val="left" w:pos="550"/>
        </w:tabs>
        <w:spacing w:after="0" w:line="300" w:lineRule="auto"/>
        <w:ind w:right="566"/>
        <w:contextualSpacing/>
        <w:jc w:val="both"/>
        <w:outlineLvl w:val="1"/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</w:pPr>
      <w:r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 xml:space="preserve"> </w:t>
      </w:r>
      <w:r w:rsidR="005C684B"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>с</w:t>
      </w:r>
      <w:r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>канирования состояния органов управления РСУ</w:t>
      </w:r>
      <w:r w:rsidR="00CE69A1"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>,</w:t>
      </w:r>
    </w:p>
    <w:p w14:paraId="1DBC2AE7" w14:textId="77777777" w:rsidR="001C03FB" w:rsidRPr="007A1712" w:rsidRDefault="005C684B" w:rsidP="00DE3CBC">
      <w:pPr>
        <w:keepLines/>
        <w:numPr>
          <w:ilvl w:val="0"/>
          <w:numId w:val="29"/>
        </w:numPr>
        <w:tabs>
          <w:tab w:val="left" w:pos="550"/>
        </w:tabs>
        <w:spacing w:after="0" w:line="300" w:lineRule="auto"/>
        <w:ind w:right="566"/>
        <w:contextualSpacing/>
        <w:jc w:val="both"/>
        <w:outlineLvl w:val="1"/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</w:pPr>
      <w:r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>в</w:t>
      </w:r>
      <w:r w:rsidR="00CE69A1"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>ыработки и передачи по информационным шинам управляющих воздействий на агрегаты РСУ,</w:t>
      </w:r>
    </w:p>
    <w:p w14:paraId="56C69B09" w14:textId="77777777" w:rsidR="00CE69A1" w:rsidRPr="007A1712" w:rsidDel="00A2574D" w:rsidRDefault="005C684B" w:rsidP="00DE3CBC">
      <w:pPr>
        <w:keepLines/>
        <w:numPr>
          <w:ilvl w:val="0"/>
          <w:numId w:val="29"/>
        </w:numPr>
        <w:tabs>
          <w:tab w:val="left" w:pos="550"/>
        </w:tabs>
        <w:spacing w:after="0" w:line="300" w:lineRule="auto"/>
        <w:ind w:right="566"/>
        <w:contextualSpacing/>
        <w:jc w:val="both"/>
        <w:outlineLvl w:val="1"/>
        <w:rPr>
          <w:del w:id="14" w:author="Варюхин Антон Николаевич" w:date="2023-07-31T18:51:00Z"/>
          <w:rFonts w:ascii="Times New Roman" w:eastAsia="Times New Roman" w:hAnsi="Times New Roman"/>
          <w:bCs/>
          <w:iCs/>
          <w:sz w:val="24"/>
          <w:szCs w:val="24"/>
          <w:lang w:eastAsia="x-none"/>
        </w:rPr>
      </w:pPr>
      <w:del w:id="15" w:author="Варюхин Антон Николаевич" w:date="2023-07-31T18:51:00Z">
        <w:r w:rsidRPr="007A1712" w:rsidDel="00A2574D">
          <w:rPr>
            <w:rFonts w:ascii="Times New Roman" w:eastAsia="Times New Roman" w:hAnsi="Times New Roman"/>
            <w:bCs/>
            <w:iCs/>
            <w:sz w:val="24"/>
            <w:szCs w:val="24"/>
            <w:lang w:eastAsia="x-none"/>
          </w:rPr>
          <w:delText>с</w:delText>
        </w:r>
        <w:r w:rsidR="00CE69A1" w:rsidRPr="007A1712" w:rsidDel="00A2574D">
          <w:rPr>
            <w:rFonts w:ascii="Times New Roman" w:eastAsia="Times New Roman" w:hAnsi="Times New Roman"/>
            <w:bCs/>
            <w:iCs/>
            <w:sz w:val="24"/>
            <w:szCs w:val="24"/>
            <w:lang w:eastAsia="x-none"/>
          </w:rPr>
          <w:delText>вязи с контроллером</w:delText>
        </w:r>
        <w:r w:rsidRPr="007A1712" w:rsidDel="00A2574D">
          <w:rPr>
            <w:rFonts w:ascii="Times New Roman" w:eastAsia="Times New Roman" w:hAnsi="Times New Roman"/>
            <w:bCs/>
            <w:iCs/>
            <w:sz w:val="24"/>
            <w:szCs w:val="24"/>
            <w:lang w:eastAsia="x-none"/>
          </w:rPr>
          <w:delText xml:space="preserve"> визуализации</w:delText>
        </w:r>
      </w:del>
    </w:p>
    <w:p w14:paraId="1C3699AD" w14:textId="77777777" w:rsidR="005C684B" w:rsidRPr="007A1712" w:rsidDel="00A2574D" w:rsidRDefault="005C684B" w:rsidP="00DE3CBC">
      <w:pPr>
        <w:keepLines/>
        <w:numPr>
          <w:ilvl w:val="0"/>
          <w:numId w:val="29"/>
        </w:numPr>
        <w:tabs>
          <w:tab w:val="left" w:pos="550"/>
        </w:tabs>
        <w:spacing w:after="0" w:line="300" w:lineRule="auto"/>
        <w:ind w:right="566"/>
        <w:contextualSpacing/>
        <w:jc w:val="both"/>
        <w:outlineLvl w:val="1"/>
        <w:rPr>
          <w:del w:id="16" w:author="Варюхин Антон Николаевич" w:date="2023-07-31T18:51:00Z"/>
          <w:rFonts w:ascii="Times New Roman" w:eastAsia="Times New Roman" w:hAnsi="Times New Roman"/>
          <w:bCs/>
          <w:iCs/>
          <w:sz w:val="24"/>
          <w:szCs w:val="24"/>
          <w:lang w:eastAsia="x-none"/>
        </w:rPr>
      </w:pPr>
      <w:del w:id="17" w:author="Варюхин Антон Николаевич" w:date="2023-07-31T18:51:00Z">
        <w:r w:rsidRPr="007A1712" w:rsidDel="00A2574D">
          <w:rPr>
            <w:rFonts w:ascii="Times New Roman" w:eastAsia="Times New Roman" w:hAnsi="Times New Roman"/>
            <w:bCs/>
            <w:iCs/>
            <w:sz w:val="24"/>
            <w:szCs w:val="24"/>
            <w:lang w:eastAsia="x-none"/>
          </w:rPr>
          <w:delText>связи с планшетом в кабине пилота</w:delText>
        </w:r>
      </w:del>
    </w:p>
    <w:p w14:paraId="75B24521" w14:textId="77777777" w:rsidR="00B900B2" w:rsidRPr="007A1712" w:rsidRDefault="008337F5" w:rsidP="00083D85">
      <w:pPr>
        <w:keepLines/>
        <w:numPr>
          <w:ilvl w:val="0"/>
          <w:numId w:val="19"/>
        </w:numPr>
        <w:tabs>
          <w:tab w:val="left" w:pos="550"/>
        </w:tabs>
        <w:spacing w:after="0" w:line="300" w:lineRule="auto"/>
        <w:ind w:left="550" w:right="566" w:hanging="550"/>
        <w:contextualSpacing/>
        <w:jc w:val="both"/>
        <w:outlineLvl w:val="1"/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</w:pPr>
      <w:del w:id="18" w:author="Варюхин Антон Николаевич" w:date="2023-07-31T18:51:00Z">
        <w:r w:rsidRPr="007A1712" w:rsidDel="00A2574D">
          <w:rPr>
            <w:rFonts w:ascii="Times New Roman" w:eastAsia="Times New Roman" w:hAnsi="Times New Roman"/>
            <w:bCs/>
            <w:iCs/>
            <w:sz w:val="24"/>
            <w:szCs w:val="24"/>
            <w:lang w:eastAsia="x-none"/>
          </w:rPr>
          <w:delText>П</w:delText>
        </w:r>
      </w:del>
    </w:p>
    <w:p w14:paraId="53130789" w14:textId="77777777" w:rsidR="008337F5" w:rsidRPr="007A1712" w:rsidRDefault="008337F5" w:rsidP="008337F5">
      <w:pPr>
        <w:keepLines/>
        <w:tabs>
          <w:tab w:val="left" w:pos="550"/>
        </w:tabs>
        <w:spacing w:after="0" w:line="300" w:lineRule="auto"/>
        <w:ind w:left="550" w:right="566"/>
        <w:contextualSpacing/>
        <w:jc w:val="both"/>
        <w:outlineLvl w:val="1"/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</w:pPr>
    </w:p>
    <w:p w14:paraId="1C14F90D" w14:textId="77777777" w:rsidR="00307466" w:rsidRPr="007A1712" w:rsidRDefault="00307466" w:rsidP="002A524A">
      <w:pPr>
        <w:keepNext/>
        <w:keepLines/>
        <w:numPr>
          <w:ilvl w:val="0"/>
          <w:numId w:val="1"/>
        </w:numPr>
        <w:tabs>
          <w:tab w:val="left" w:pos="550"/>
        </w:tabs>
        <w:spacing w:before="240" w:after="120" w:line="300" w:lineRule="auto"/>
        <w:ind w:left="550" w:right="566" w:hanging="550"/>
        <w:contextualSpacing/>
        <w:jc w:val="center"/>
        <w:outlineLvl w:val="1"/>
        <w:rPr>
          <w:rFonts w:ascii="Times New Roman" w:eastAsia="Times New Roman" w:hAnsi="Times New Roman"/>
          <w:b/>
          <w:bCs/>
          <w:iCs/>
          <w:sz w:val="24"/>
          <w:szCs w:val="24"/>
          <w:lang w:eastAsia="x-none"/>
        </w:rPr>
      </w:pPr>
      <w:r w:rsidRPr="007A1712">
        <w:rPr>
          <w:rFonts w:ascii="Times New Roman" w:eastAsia="Times New Roman" w:hAnsi="Times New Roman"/>
          <w:b/>
          <w:bCs/>
          <w:iCs/>
          <w:sz w:val="24"/>
          <w:szCs w:val="24"/>
          <w:lang w:eastAsia="x-none"/>
        </w:rPr>
        <w:t>ТРЕБОВАНИЯ К</w:t>
      </w:r>
      <w:r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 xml:space="preserve"> </w:t>
      </w:r>
      <w:r w:rsidR="00C44DEB" w:rsidRPr="007A1712">
        <w:rPr>
          <w:rFonts w:ascii="Times New Roman" w:eastAsia="Times New Roman" w:hAnsi="Times New Roman"/>
          <w:b/>
          <w:bCs/>
          <w:iCs/>
          <w:sz w:val="24"/>
          <w:szCs w:val="24"/>
          <w:lang w:eastAsia="x-none"/>
        </w:rPr>
        <w:t xml:space="preserve">АППАРАТНОЙ ЧАСТИ </w:t>
      </w:r>
      <w:r w:rsidR="005C684B" w:rsidRPr="007A1712">
        <w:rPr>
          <w:rFonts w:ascii="Times New Roman" w:eastAsia="Times New Roman" w:hAnsi="Times New Roman"/>
          <w:b/>
          <w:bCs/>
          <w:iCs/>
          <w:sz w:val="24"/>
          <w:szCs w:val="24"/>
          <w:lang w:eastAsia="x-none"/>
        </w:rPr>
        <w:t>КПУ</w:t>
      </w:r>
    </w:p>
    <w:p w14:paraId="6BA318E0" w14:textId="77777777" w:rsidR="00D8098F" w:rsidRPr="007A1712" w:rsidRDefault="005C684B" w:rsidP="00083D85">
      <w:pPr>
        <w:pStyle w:val="aa"/>
        <w:numPr>
          <w:ilvl w:val="1"/>
          <w:numId w:val="1"/>
        </w:numPr>
        <w:spacing w:line="300" w:lineRule="auto"/>
        <w:ind w:left="550" w:hanging="550"/>
        <w:rPr>
          <w:rFonts w:ascii="Times New Roman" w:hAnsi="Times New Roman"/>
          <w:lang w:val="ru-RU"/>
        </w:rPr>
      </w:pPr>
      <w:r w:rsidRPr="007A1712">
        <w:rPr>
          <w:rFonts w:ascii="Times New Roman" w:hAnsi="Times New Roman"/>
          <w:lang w:val="ru-RU"/>
        </w:rPr>
        <w:t>КПУ</w:t>
      </w:r>
      <w:r w:rsidR="00307466" w:rsidRPr="007A1712">
        <w:rPr>
          <w:rFonts w:ascii="Times New Roman" w:hAnsi="Times New Roman"/>
          <w:lang w:val="ru-RU"/>
        </w:rPr>
        <w:t xml:space="preserve"> </w:t>
      </w:r>
      <w:r w:rsidR="00D8098F" w:rsidRPr="007A1712">
        <w:rPr>
          <w:rFonts w:ascii="Times New Roman" w:hAnsi="Times New Roman"/>
          <w:lang w:val="ru-RU"/>
        </w:rPr>
        <w:t xml:space="preserve"> </w:t>
      </w:r>
      <w:r w:rsidR="003D2493" w:rsidRPr="007A1712">
        <w:rPr>
          <w:rFonts w:ascii="Times New Roman" w:hAnsi="Times New Roman"/>
          <w:lang w:val="ru-RU"/>
        </w:rPr>
        <w:t xml:space="preserve">должен </w:t>
      </w:r>
      <w:r w:rsidR="00307466" w:rsidRPr="007A1712">
        <w:rPr>
          <w:rFonts w:ascii="Times New Roman" w:hAnsi="Times New Roman"/>
          <w:lang w:val="ru-RU"/>
        </w:rPr>
        <w:t>содерж</w:t>
      </w:r>
      <w:r w:rsidR="003D2493" w:rsidRPr="007A1712">
        <w:rPr>
          <w:rFonts w:ascii="Times New Roman" w:hAnsi="Times New Roman"/>
          <w:lang w:val="ru-RU"/>
        </w:rPr>
        <w:t>ать</w:t>
      </w:r>
      <w:r w:rsidR="00307466" w:rsidRPr="007A1712">
        <w:rPr>
          <w:rFonts w:ascii="Times New Roman" w:hAnsi="Times New Roman"/>
          <w:lang w:val="ru-RU"/>
        </w:rPr>
        <w:t xml:space="preserve"> следующий набор входных и выходных сигналов.</w:t>
      </w:r>
    </w:p>
    <w:p w14:paraId="6AFE2935" w14:textId="77777777" w:rsidR="00307466" w:rsidRPr="007A1712" w:rsidRDefault="00CA5174" w:rsidP="00083D85">
      <w:pPr>
        <w:keepNext/>
        <w:keepLines/>
        <w:numPr>
          <w:ilvl w:val="0"/>
          <w:numId w:val="20"/>
        </w:numPr>
        <w:spacing w:after="0" w:line="300" w:lineRule="auto"/>
        <w:ind w:left="880" w:hanging="550"/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</w:pPr>
      <w:r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 xml:space="preserve">Дискретные </w:t>
      </w:r>
      <w:r w:rsidR="007C2FDF"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 xml:space="preserve">изолированные </w:t>
      </w:r>
      <w:r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>в</w:t>
      </w:r>
      <w:r w:rsidR="00307466"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>ход</w:t>
      </w:r>
      <w:r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 xml:space="preserve">ы для ввода состояний тумблеров и кнопок  ПУ, кроме тумблера включения питания РСУ. </w:t>
      </w:r>
    </w:p>
    <w:p w14:paraId="337FBC62" w14:textId="77777777" w:rsidR="00307466" w:rsidRPr="007A1712" w:rsidRDefault="00CA5174" w:rsidP="00083D85">
      <w:pPr>
        <w:keepNext/>
        <w:keepLines/>
        <w:numPr>
          <w:ilvl w:val="0"/>
          <w:numId w:val="20"/>
        </w:numPr>
        <w:spacing w:after="0" w:line="300" w:lineRule="auto"/>
        <w:ind w:left="880" w:hanging="550"/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</w:pPr>
      <w:r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 xml:space="preserve">Дискретные </w:t>
      </w:r>
      <w:r w:rsidR="007C2FDF"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 xml:space="preserve">изолированные </w:t>
      </w:r>
      <w:r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 xml:space="preserve">выходы для управления индикаторными лампами в ПУ. </w:t>
      </w:r>
    </w:p>
    <w:p w14:paraId="466AC542" w14:textId="77777777" w:rsidR="00C44DEB" w:rsidRPr="007A1712" w:rsidRDefault="00CA5174" w:rsidP="00083D85">
      <w:pPr>
        <w:keepNext/>
        <w:keepLines/>
        <w:numPr>
          <w:ilvl w:val="0"/>
          <w:numId w:val="20"/>
        </w:numPr>
        <w:spacing w:after="0" w:line="300" w:lineRule="auto"/>
        <w:ind w:left="880" w:hanging="550"/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</w:pPr>
      <w:r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>5</w:t>
      </w:r>
      <w:r w:rsidR="00C44DEB"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 xml:space="preserve"> </w:t>
      </w:r>
      <w:r w:rsidR="00255F57"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>вход</w:t>
      </w:r>
      <w:r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>ов для инкрементальных энкодеров; предусмотреть возможность масштабирования  ввода таких сигналов до 18 энкодеров без переделки (редизайна) КПУ.</w:t>
      </w:r>
    </w:p>
    <w:p w14:paraId="091E3DA9" w14:textId="77777777" w:rsidR="00CA5174" w:rsidRPr="007A1712" w:rsidRDefault="00CA5174" w:rsidP="002A524A">
      <w:pPr>
        <w:keepNext/>
        <w:keepLines/>
        <w:numPr>
          <w:ilvl w:val="0"/>
          <w:numId w:val="20"/>
        </w:numPr>
        <w:spacing w:after="0" w:line="300" w:lineRule="auto"/>
        <w:ind w:left="880" w:hanging="550"/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</w:pPr>
      <w:r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>1 вход для ввода положения РУД ( на усмотрение разработчика в зависимости от выбранной модели РУД ).</w:t>
      </w:r>
    </w:p>
    <w:p w14:paraId="68303736" w14:textId="77777777" w:rsidR="00C44DEB" w:rsidRPr="007A1712" w:rsidRDefault="00CA5174" w:rsidP="00083D85">
      <w:pPr>
        <w:keepNext/>
        <w:keepLines/>
        <w:numPr>
          <w:ilvl w:val="0"/>
          <w:numId w:val="20"/>
        </w:numPr>
        <w:spacing w:after="0" w:line="300" w:lineRule="auto"/>
        <w:ind w:left="880" w:hanging="550"/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</w:pPr>
      <w:r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>До 8 изолированных входов аналоговых напряжений в диапазоне 0…30 В (пример схемы в приложении)</w:t>
      </w:r>
      <w:r w:rsidR="00597901" w:rsidRPr="007A1712"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  <w:t>.</w:t>
      </w:r>
    </w:p>
    <w:p w14:paraId="1CC30303" w14:textId="77777777" w:rsidR="007451C5" w:rsidRPr="007A1712" w:rsidRDefault="007451C5" w:rsidP="007451C5">
      <w:pPr>
        <w:keepNext/>
        <w:keepLines/>
        <w:spacing w:after="0" w:line="300" w:lineRule="auto"/>
        <w:rPr>
          <w:rFonts w:ascii="Times New Roman" w:eastAsia="Times New Roman" w:hAnsi="Times New Roman"/>
          <w:bCs/>
          <w:iCs/>
          <w:sz w:val="24"/>
          <w:szCs w:val="24"/>
          <w:lang w:eastAsia="x-none"/>
        </w:rPr>
      </w:pPr>
    </w:p>
    <w:p w14:paraId="00574F41" w14:textId="77777777" w:rsidR="00525673" w:rsidRPr="007A1712" w:rsidRDefault="003D2493" w:rsidP="00083D85">
      <w:pPr>
        <w:pStyle w:val="aa"/>
        <w:numPr>
          <w:ilvl w:val="1"/>
          <w:numId w:val="1"/>
        </w:numPr>
        <w:spacing w:line="300" w:lineRule="auto"/>
        <w:ind w:left="550" w:hanging="550"/>
        <w:rPr>
          <w:rFonts w:ascii="Times New Roman" w:hAnsi="Times New Roman"/>
          <w:lang w:val="ru-RU"/>
        </w:rPr>
      </w:pPr>
      <w:r w:rsidRPr="007A1712">
        <w:rPr>
          <w:rFonts w:ascii="Times New Roman" w:hAnsi="Times New Roman"/>
          <w:lang w:val="ru-RU"/>
        </w:rPr>
        <w:t>КПУ  должен содержать следующий набор интерфейсов.</w:t>
      </w:r>
    </w:p>
    <w:p w14:paraId="308816D4" w14:textId="77777777" w:rsidR="003D2493" w:rsidRPr="007A1712" w:rsidRDefault="003D2493" w:rsidP="003D2493">
      <w:pPr>
        <w:pStyle w:val="aa"/>
        <w:numPr>
          <w:ilvl w:val="2"/>
          <w:numId w:val="1"/>
        </w:numPr>
        <w:spacing w:line="300" w:lineRule="auto"/>
        <w:rPr>
          <w:rFonts w:ascii="Times New Roman" w:hAnsi="Times New Roman"/>
          <w:lang w:val="ru-RU"/>
        </w:rPr>
      </w:pPr>
      <w:r w:rsidRPr="007A1712">
        <w:rPr>
          <w:rFonts w:ascii="Times New Roman" w:hAnsi="Times New Roman"/>
          <w:lang w:val="ru-RU"/>
        </w:rPr>
        <w:t xml:space="preserve">Две  гальванически изолированные линии </w:t>
      </w:r>
      <w:r w:rsidRPr="007A1712">
        <w:rPr>
          <w:rFonts w:ascii="Times New Roman" w:hAnsi="Times New Roman"/>
          <w:lang w:val="en-US"/>
        </w:rPr>
        <w:t>CAN</w:t>
      </w:r>
      <w:r w:rsidRPr="007A1712">
        <w:rPr>
          <w:rFonts w:ascii="Times New Roman" w:hAnsi="Times New Roman"/>
          <w:lang w:val="ru-RU"/>
        </w:rPr>
        <w:t xml:space="preserve"> (</w:t>
      </w:r>
      <w:r w:rsidRPr="007A1712">
        <w:rPr>
          <w:rFonts w:ascii="Times New Roman" w:hAnsi="Times New Roman"/>
          <w:lang w:val="en-US"/>
        </w:rPr>
        <w:t>CAN</w:t>
      </w:r>
      <w:r w:rsidRPr="007A1712">
        <w:rPr>
          <w:rFonts w:ascii="Times New Roman" w:hAnsi="Times New Roman"/>
          <w:lang w:val="ru-RU"/>
        </w:rPr>
        <w:t xml:space="preserve">1 и </w:t>
      </w:r>
      <w:r w:rsidRPr="007A1712">
        <w:rPr>
          <w:rFonts w:ascii="Times New Roman" w:hAnsi="Times New Roman"/>
          <w:lang w:val="en-US"/>
        </w:rPr>
        <w:t>CAN</w:t>
      </w:r>
      <w:r w:rsidRPr="007A1712">
        <w:rPr>
          <w:rFonts w:ascii="Times New Roman" w:hAnsi="Times New Roman"/>
          <w:lang w:val="ru-RU"/>
        </w:rPr>
        <w:t>2 ), схема в приложении.</w:t>
      </w:r>
    </w:p>
    <w:p w14:paraId="6FE08EEB" w14:textId="77777777" w:rsidR="003D2493" w:rsidRPr="007A1712" w:rsidDel="00A2574D" w:rsidRDefault="003D2493" w:rsidP="003D2493">
      <w:pPr>
        <w:pStyle w:val="aa"/>
        <w:numPr>
          <w:ilvl w:val="2"/>
          <w:numId w:val="1"/>
        </w:numPr>
        <w:spacing w:line="300" w:lineRule="auto"/>
        <w:rPr>
          <w:del w:id="19" w:author="Варюхин Антон Николаевич" w:date="2023-07-31T18:52:00Z"/>
          <w:rFonts w:ascii="Times New Roman" w:hAnsi="Times New Roman"/>
          <w:lang w:val="ru-RU"/>
        </w:rPr>
      </w:pPr>
      <w:commentRangeStart w:id="20"/>
      <w:del w:id="21" w:author="Варюхин Антон Николаевич" w:date="2023-07-31T18:52:00Z">
        <w:r w:rsidRPr="007A1712" w:rsidDel="00A2574D">
          <w:rPr>
            <w:rFonts w:ascii="Times New Roman" w:hAnsi="Times New Roman"/>
            <w:lang w:val="ru-RU"/>
          </w:rPr>
          <w:delText xml:space="preserve">Один </w:delText>
        </w:r>
        <w:r w:rsidRPr="007A1712" w:rsidDel="00A2574D">
          <w:rPr>
            <w:rFonts w:ascii="Times New Roman" w:hAnsi="Times New Roman"/>
            <w:lang w:val="en-US"/>
          </w:rPr>
          <w:delText>Ethernet</w:delText>
        </w:r>
        <w:r w:rsidRPr="007A1712" w:rsidDel="00A2574D">
          <w:rPr>
            <w:rFonts w:ascii="Times New Roman" w:hAnsi="Times New Roman"/>
            <w:lang w:val="ru-RU"/>
          </w:rPr>
          <w:delText xml:space="preserve"> или другой интерфейс на усмотрение разработчика  для связи с планшетом пилота.</w:delText>
        </w:r>
      </w:del>
      <w:commentRangeEnd w:id="20"/>
      <w:r w:rsidR="00A2574D">
        <w:rPr>
          <w:rStyle w:val="ab"/>
          <w:rFonts w:ascii="Calibri" w:eastAsia="Calibri" w:hAnsi="Calibri"/>
          <w:bCs w:val="0"/>
          <w:iCs w:val="0"/>
          <w:lang w:val="ru-RU" w:eastAsia="en-US"/>
        </w:rPr>
        <w:commentReference w:id="20"/>
      </w:r>
    </w:p>
    <w:p w14:paraId="14D7B5AD" w14:textId="77777777" w:rsidR="00821393" w:rsidRPr="007A1712" w:rsidRDefault="00821393" w:rsidP="003D2493">
      <w:pPr>
        <w:pStyle w:val="aa"/>
        <w:numPr>
          <w:ilvl w:val="2"/>
          <w:numId w:val="1"/>
        </w:numPr>
        <w:spacing w:line="300" w:lineRule="auto"/>
        <w:rPr>
          <w:rFonts w:ascii="Times New Roman" w:hAnsi="Times New Roman"/>
          <w:lang w:val="ru-RU"/>
        </w:rPr>
      </w:pPr>
      <w:r w:rsidRPr="007A1712">
        <w:rPr>
          <w:rFonts w:ascii="Times New Roman" w:hAnsi="Times New Roman"/>
          <w:lang w:val="ru-RU"/>
        </w:rPr>
        <w:t>Изолированный последовательный интерфейс на усмотрение разработчика для связи с планшетным устройством пилота.</w:t>
      </w:r>
    </w:p>
    <w:p w14:paraId="32615B55" w14:textId="77777777" w:rsidR="00DC4312" w:rsidRPr="007A1712" w:rsidRDefault="003D2493" w:rsidP="00083D85">
      <w:pPr>
        <w:pStyle w:val="aa"/>
        <w:numPr>
          <w:ilvl w:val="1"/>
          <w:numId w:val="1"/>
        </w:numPr>
        <w:spacing w:line="300" w:lineRule="auto"/>
        <w:ind w:left="550" w:hanging="550"/>
        <w:rPr>
          <w:rFonts w:ascii="Times New Roman" w:hAnsi="Times New Roman"/>
          <w:lang w:val="ru-RU"/>
        </w:rPr>
      </w:pPr>
      <w:commentRangeStart w:id="22"/>
      <w:r w:rsidRPr="007A1712">
        <w:rPr>
          <w:rFonts w:ascii="Times New Roman" w:hAnsi="Times New Roman"/>
          <w:lang w:val="ru-RU"/>
        </w:rPr>
        <w:t xml:space="preserve">Питание КПУ – от внешнего источника стабилизированного питания напряжением 12±1 В и током до 3 А. </w:t>
      </w:r>
      <w:r w:rsidR="007C2FDF" w:rsidRPr="007A1712">
        <w:rPr>
          <w:rFonts w:ascii="Times New Roman" w:hAnsi="Times New Roman"/>
          <w:lang w:val="ru-RU"/>
        </w:rPr>
        <w:t xml:space="preserve">Питание микроконтроллера и его периферии – изолированное, рекомендуется использовать </w:t>
      </w:r>
      <w:r w:rsidR="007C2FDF" w:rsidRPr="007A1712">
        <w:rPr>
          <w:rFonts w:ascii="Times New Roman" w:hAnsi="Times New Roman"/>
          <w:lang w:val="en-US"/>
        </w:rPr>
        <w:t>DCDC</w:t>
      </w:r>
      <w:r w:rsidR="007C2FDF" w:rsidRPr="007A1712">
        <w:rPr>
          <w:rFonts w:ascii="Times New Roman" w:hAnsi="Times New Roman"/>
          <w:lang w:val="ru-RU"/>
        </w:rPr>
        <w:t xml:space="preserve"> модульные источники типа </w:t>
      </w:r>
      <w:r w:rsidR="007C2FDF" w:rsidRPr="007A1712">
        <w:rPr>
          <w:rFonts w:ascii="Times New Roman" w:hAnsi="Times New Roman"/>
          <w:lang w:val="en-US"/>
        </w:rPr>
        <w:t>TMR</w:t>
      </w:r>
      <w:r w:rsidR="007C2FDF" w:rsidRPr="007A1712">
        <w:rPr>
          <w:rFonts w:ascii="Times New Roman" w:hAnsi="Times New Roman"/>
          <w:lang w:val="ru-RU"/>
        </w:rPr>
        <w:t>1211.</w:t>
      </w:r>
      <w:commentRangeEnd w:id="22"/>
      <w:r w:rsidR="008A76E1">
        <w:rPr>
          <w:rStyle w:val="ab"/>
          <w:rFonts w:ascii="Calibri" w:eastAsia="Calibri" w:hAnsi="Calibri"/>
          <w:bCs w:val="0"/>
          <w:iCs w:val="0"/>
          <w:lang w:val="ru-RU" w:eastAsia="en-US"/>
        </w:rPr>
        <w:commentReference w:id="22"/>
      </w:r>
    </w:p>
    <w:p w14:paraId="5BF9892B" w14:textId="77777777" w:rsidR="00FF61A5" w:rsidRPr="007A1712" w:rsidRDefault="007C2FDF" w:rsidP="007C2FDF">
      <w:pPr>
        <w:pStyle w:val="aa"/>
        <w:numPr>
          <w:ilvl w:val="1"/>
          <w:numId w:val="1"/>
        </w:numPr>
        <w:spacing w:line="300" w:lineRule="auto"/>
        <w:ind w:hanging="1567"/>
        <w:rPr>
          <w:rFonts w:ascii="Times New Roman" w:hAnsi="Times New Roman"/>
          <w:lang w:val="ru-RU"/>
        </w:rPr>
      </w:pPr>
      <w:r w:rsidRPr="007A1712">
        <w:rPr>
          <w:rFonts w:ascii="Times New Roman" w:hAnsi="Times New Roman"/>
          <w:lang w:val="ru-RU"/>
        </w:rPr>
        <w:t xml:space="preserve">Микроконтроллер – семейства </w:t>
      </w:r>
      <w:r w:rsidRPr="007A1712">
        <w:rPr>
          <w:rFonts w:ascii="Times New Roman" w:hAnsi="Times New Roman"/>
          <w:lang w:val="en-US"/>
        </w:rPr>
        <w:t>STM</w:t>
      </w:r>
      <w:r w:rsidRPr="007A1712">
        <w:rPr>
          <w:rFonts w:ascii="Times New Roman" w:hAnsi="Times New Roman"/>
          <w:lang w:val="ru-RU"/>
        </w:rPr>
        <w:t>32</w:t>
      </w:r>
      <w:r w:rsidRPr="007A1712">
        <w:rPr>
          <w:rFonts w:ascii="Times New Roman" w:hAnsi="Times New Roman"/>
          <w:lang w:val="en-US"/>
        </w:rPr>
        <w:t>F</w:t>
      </w:r>
      <w:r w:rsidRPr="007A1712">
        <w:rPr>
          <w:rFonts w:ascii="Times New Roman" w:hAnsi="Times New Roman"/>
          <w:lang w:val="ru-RU"/>
        </w:rPr>
        <w:t>4</w:t>
      </w:r>
      <w:r w:rsidRPr="007A1712">
        <w:rPr>
          <w:rFonts w:ascii="Times New Roman" w:hAnsi="Times New Roman"/>
          <w:lang w:val="en-US"/>
        </w:rPr>
        <w:t>xx</w:t>
      </w:r>
      <w:r w:rsidRPr="007A1712">
        <w:rPr>
          <w:rFonts w:ascii="Times New Roman" w:hAnsi="Times New Roman"/>
          <w:lang w:val="ru-RU"/>
        </w:rPr>
        <w:t xml:space="preserve"> (рекомендуется </w:t>
      </w:r>
      <w:r w:rsidRPr="007A1712">
        <w:rPr>
          <w:rFonts w:ascii="Times New Roman" w:hAnsi="Times New Roman"/>
          <w:lang w:val="en-US"/>
        </w:rPr>
        <w:t>STM</w:t>
      </w:r>
      <w:r w:rsidRPr="007A1712">
        <w:rPr>
          <w:rFonts w:ascii="Times New Roman" w:hAnsi="Times New Roman"/>
          <w:lang w:val="ru-RU"/>
        </w:rPr>
        <w:t>32</w:t>
      </w:r>
      <w:r w:rsidRPr="007A1712">
        <w:rPr>
          <w:rFonts w:ascii="Times New Roman" w:hAnsi="Times New Roman"/>
          <w:lang w:val="en-US"/>
        </w:rPr>
        <w:t>F</w:t>
      </w:r>
      <w:r w:rsidRPr="007A1712">
        <w:rPr>
          <w:rFonts w:ascii="Times New Roman" w:hAnsi="Times New Roman"/>
          <w:lang w:val="ru-RU"/>
        </w:rPr>
        <w:t>405</w:t>
      </w:r>
      <w:r w:rsidRPr="007A1712">
        <w:rPr>
          <w:rFonts w:ascii="Times New Roman" w:hAnsi="Times New Roman"/>
          <w:lang w:val="en-US"/>
        </w:rPr>
        <w:t>RGT</w:t>
      </w:r>
      <w:r w:rsidRPr="007A1712">
        <w:rPr>
          <w:rFonts w:ascii="Times New Roman" w:hAnsi="Times New Roman"/>
          <w:lang w:val="ru-RU"/>
        </w:rPr>
        <w:t>6 )</w:t>
      </w:r>
    </w:p>
    <w:p w14:paraId="0F1026CB" w14:textId="77777777" w:rsidR="00241846" w:rsidRPr="007A1712" w:rsidRDefault="007C2FDF" w:rsidP="007C2FDF">
      <w:pPr>
        <w:pStyle w:val="aa"/>
        <w:numPr>
          <w:ilvl w:val="1"/>
          <w:numId w:val="1"/>
        </w:numPr>
        <w:spacing w:line="300" w:lineRule="auto"/>
        <w:ind w:left="709" w:hanging="709"/>
        <w:rPr>
          <w:rFonts w:ascii="Times New Roman" w:hAnsi="Times New Roman"/>
          <w:lang w:val="ru-RU"/>
        </w:rPr>
      </w:pPr>
      <w:r w:rsidRPr="007A1712">
        <w:rPr>
          <w:rFonts w:ascii="Times New Roman" w:hAnsi="Times New Roman"/>
          <w:lang w:val="ru-RU"/>
        </w:rPr>
        <w:t xml:space="preserve">Используемые разъемы – типа </w:t>
      </w:r>
      <w:r w:rsidRPr="007A1712">
        <w:rPr>
          <w:rFonts w:ascii="Times New Roman" w:hAnsi="Times New Roman"/>
          <w:lang w:val="en-US"/>
        </w:rPr>
        <w:t>MicroFit</w:t>
      </w:r>
      <w:r w:rsidRPr="007A1712">
        <w:rPr>
          <w:rFonts w:ascii="Times New Roman" w:hAnsi="Times New Roman"/>
          <w:lang w:val="ru-RU"/>
        </w:rPr>
        <w:t xml:space="preserve"> (</w:t>
      </w:r>
      <w:r w:rsidRPr="007A1712">
        <w:rPr>
          <w:rFonts w:ascii="Times New Roman" w:hAnsi="Times New Roman"/>
          <w:lang w:val="en-US"/>
        </w:rPr>
        <w:t>MOLEX</w:t>
      </w:r>
      <w:r w:rsidRPr="007A1712">
        <w:rPr>
          <w:rFonts w:ascii="Times New Roman" w:hAnsi="Times New Roman"/>
          <w:lang w:val="ru-RU"/>
        </w:rPr>
        <w:t>) для</w:t>
      </w:r>
      <w:ins w:id="23" w:author="Варюхин Антон Николаевич" w:date="2023-07-31T18:43:00Z">
        <w:r w:rsidR="00A67203">
          <w:rPr>
            <w:rFonts w:ascii="Times New Roman" w:hAnsi="Times New Roman"/>
            <w:lang w:val="ru-RU"/>
          </w:rPr>
          <w:t xml:space="preserve"> подключения сигнальных проводов</w:t>
        </w:r>
      </w:ins>
      <w:r w:rsidRPr="007A1712">
        <w:rPr>
          <w:rFonts w:ascii="Times New Roman" w:hAnsi="Times New Roman"/>
          <w:lang w:val="ru-RU"/>
        </w:rPr>
        <w:t xml:space="preserve"> </w:t>
      </w:r>
      <w:del w:id="24" w:author="Варюхин Антон Николаевич" w:date="2023-07-31T18:43:00Z">
        <w:r w:rsidRPr="007A1712" w:rsidDel="00A67203">
          <w:rPr>
            <w:rFonts w:ascii="Times New Roman" w:hAnsi="Times New Roman"/>
            <w:lang w:val="ru-RU"/>
          </w:rPr>
          <w:delText xml:space="preserve">ввода сигналов </w:delText>
        </w:r>
      </w:del>
      <w:r w:rsidRPr="007A1712">
        <w:rPr>
          <w:rFonts w:ascii="Times New Roman" w:hAnsi="Times New Roman"/>
          <w:lang w:val="ru-RU"/>
        </w:rPr>
        <w:t xml:space="preserve">с ПУ. Для ввода питания 12 В – </w:t>
      </w:r>
      <w:r w:rsidRPr="007A1712">
        <w:rPr>
          <w:rFonts w:ascii="Times New Roman" w:hAnsi="Times New Roman"/>
          <w:lang w:val="en-US"/>
        </w:rPr>
        <w:t>PicoBlade</w:t>
      </w:r>
      <w:r w:rsidRPr="007A1712">
        <w:rPr>
          <w:rFonts w:ascii="Times New Roman" w:hAnsi="Times New Roman"/>
          <w:lang w:val="ru-RU"/>
        </w:rPr>
        <w:t xml:space="preserve"> 0532610271.</w:t>
      </w:r>
      <w:r w:rsidRPr="00A67203">
        <w:rPr>
          <w:rFonts w:ascii="Times New Roman" w:hAnsi="Times New Roman"/>
          <w:lang w:val="ru-RU"/>
          <w:rPrChange w:id="25" w:author="Варюхин Антон Николаевич" w:date="2023-07-31T18:43:00Z">
            <w:rPr>
              <w:rFonts w:ascii="Times New Roman" w:hAnsi="Times New Roman"/>
              <w:lang w:val="en-US"/>
            </w:rPr>
          </w:rPrChange>
        </w:rPr>
        <w:t xml:space="preserve"> </w:t>
      </w:r>
      <w:r w:rsidR="00241846" w:rsidRPr="007A1712">
        <w:rPr>
          <w:rFonts w:ascii="Times New Roman" w:hAnsi="Times New Roman"/>
          <w:lang w:val="ru-RU"/>
        </w:rPr>
        <w:t xml:space="preserve"> </w:t>
      </w:r>
    </w:p>
    <w:p w14:paraId="79ACE9FF" w14:textId="77777777" w:rsidR="00CA7AB8" w:rsidRPr="007A1712" w:rsidRDefault="00CA7AB8" w:rsidP="007C2FDF">
      <w:pPr>
        <w:pStyle w:val="aa"/>
        <w:numPr>
          <w:ilvl w:val="1"/>
          <w:numId w:val="1"/>
        </w:numPr>
        <w:spacing w:line="300" w:lineRule="auto"/>
        <w:ind w:left="709" w:hanging="709"/>
        <w:rPr>
          <w:rFonts w:ascii="Times New Roman" w:hAnsi="Times New Roman"/>
          <w:lang w:val="ru-RU"/>
        </w:rPr>
      </w:pPr>
      <w:r w:rsidRPr="007A1712">
        <w:rPr>
          <w:rFonts w:ascii="Times New Roman" w:hAnsi="Times New Roman"/>
          <w:lang w:val="ru-RU"/>
        </w:rPr>
        <w:t>Не использовать винтовые клеммные колодки или любые винтовые контактные соединения.</w:t>
      </w:r>
    </w:p>
    <w:p w14:paraId="7999DAF0" w14:textId="77777777" w:rsidR="007451C5" w:rsidRPr="007A1712" w:rsidRDefault="007C2FDF" w:rsidP="0056622A">
      <w:pPr>
        <w:pStyle w:val="aa"/>
        <w:numPr>
          <w:ilvl w:val="1"/>
          <w:numId w:val="1"/>
        </w:numPr>
        <w:spacing w:line="300" w:lineRule="auto"/>
        <w:ind w:left="567" w:hanging="567"/>
        <w:rPr>
          <w:rFonts w:ascii="Times New Roman" w:hAnsi="Times New Roman"/>
          <w:lang w:val="ru-RU"/>
        </w:rPr>
      </w:pPr>
      <w:r w:rsidRPr="007A1712">
        <w:rPr>
          <w:rFonts w:ascii="Times New Roman" w:hAnsi="Times New Roman"/>
          <w:lang w:val="ru-RU"/>
        </w:rPr>
        <w:t xml:space="preserve">Для конфигурации, например задания сетевых адресов </w:t>
      </w:r>
      <w:r w:rsidRPr="007A1712">
        <w:rPr>
          <w:rFonts w:ascii="Times New Roman" w:hAnsi="Times New Roman"/>
          <w:lang w:val="en-US"/>
        </w:rPr>
        <w:t>CAN</w:t>
      </w:r>
      <w:r w:rsidR="00F81B82" w:rsidRPr="007A1712">
        <w:rPr>
          <w:rFonts w:ascii="Times New Roman" w:hAnsi="Times New Roman"/>
          <w:lang w:val="ru-RU"/>
        </w:rPr>
        <w:t>,</w:t>
      </w:r>
      <w:r w:rsidRPr="007A1712">
        <w:rPr>
          <w:rFonts w:ascii="Times New Roman" w:hAnsi="Times New Roman"/>
          <w:lang w:val="ru-RU"/>
        </w:rPr>
        <w:t xml:space="preserve"> использовать </w:t>
      </w:r>
      <w:r w:rsidR="005D3A01" w:rsidRPr="007A1712">
        <w:rPr>
          <w:rFonts w:ascii="Times New Roman" w:hAnsi="Times New Roman"/>
          <w:lang w:val="ru-RU"/>
        </w:rPr>
        <w:t>м</w:t>
      </w:r>
      <w:r w:rsidR="00114C57" w:rsidRPr="007A1712">
        <w:rPr>
          <w:rFonts w:ascii="Times New Roman" w:hAnsi="Times New Roman"/>
          <w:lang w:val="ru-RU"/>
        </w:rPr>
        <w:t>алогабаритны</w:t>
      </w:r>
      <w:r w:rsidR="005D3A01" w:rsidRPr="007A1712">
        <w:rPr>
          <w:rFonts w:ascii="Times New Roman" w:hAnsi="Times New Roman"/>
          <w:lang w:val="ru-RU"/>
        </w:rPr>
        <w:t>е</w:t>
      </w:r>
      <w:r w:rsidR="00114C57" w:rsidRPr="007A1712">
        <w:rPr>
          <w:rFonts w:ascii="Times New Roman" w:hAnsi="Times New Roman"/>
          <w:lang w:val="ru-RU"/>
        </w:rPr>
        <w:t xml:space="preserve"> </w:t>
      </w:r>
      <w:r w:rsidR="00114C57" w:rsidRPr="007A1712">
        <w:rPr>
          <w:rFonts w:ascii="Times New Roman" w:hAnsi="Times New Roman"/>
          <w:lang w:val="en-US"/>
        </w:rPr>
        <w:t>DIP</w:t>
      </w:r>
      <w:r w:rsidR="00F81B82" w:rsidRPr="007A1712">
        <w:rPr>
          <w:rFonts w:ascii="Times New Roman" w:hAnsi="Times New Roman"/>
          <w:lang w:val="ru-RU"/>
        </w:rPr>
        <w:t xml:space="preserve"> – переключатели типа </w:t>
      </w:r>
      <w:r w:rsidR="00F81B82" w:rsidRPr="007A1712">
        <w:rPr>
          <w:rFonts w:ascii="Times New Roman" w:hAnsi="Times New Roman"/>
          <w:lang w:val="en-US"/>
        </w:rPr>
        <w:t>SWD</w:t>
      </w:r>
      <w:r w:rsidR="00F81B82" w:rsidRPr="007A1712">
        <w:rPr>
          <w:rFonts w:ascii="Times New Roman" w:hAnsi="Times New Roman"/>
          <w:lang w:val="ru-RU"/>
        </w:rPr>
        <w:t>-4 или аналогичные</w:t>
      </w:r>
      <w:r w:rsidR="0056622A" w:rsidRPr="007A1712">
        <w:rPr>
          <w:rFonts w:ascii="Times New Roman" w:hAnsi="Times New Roman"/>
          <w:lang w:val="ru-RU"/>
        </w:rPr>
        <w:t xml:space="preserve">. </w:t>
      </w:r>
      <w:r w:rsidR="00F81B82" w:rsidRPr="007A1712">
        <w:rPr>
          <w:rFonts w:ascii="Times New Roman" w:hAnsi="Times New Roman"/>
          <w:lang w:val="ru-RU"/>
        </w:rPr>
        <w:t>Разрядность сетевого адреса – 6 бит.</w:t>
      </w:r>
    </w:p>
    <w:p w14:paraId="1E711A68" w14:textId="77777777" w:rsidR="00F81B82" w:rsidRPr="007A1712" w:rsidRDefault="006C7400" w:rsidP="0056622A">
      <w:pPr>
        <w:pStyle w:val="aa"/>
        <w:numPr>
          <w:ilvl w:val="1"/>
          <w:numId w:val="1"/>
        </w:numPr>
        <w:spacing w:line="300" w:lineRule="auto"/>
        <w:ind w:left="567" w:hanging="567"/>
        <w:rPr>
          <w:rFonts w:ascii="Times New Roman" w:hAnsi="Times New Roman"/>
          <w:lang w:val="ru-RU"/>
        </w:rPr>
      </w:pPr>
      <w:r w:rsidRPr="007A1712">
        <w:rPr>
          <w:rFonts w:ascii="Times New Roman" w:hAnsi="Times New Roman"/>
          <w:lang w:val="ru-RU"/>
        </w:rPr>
        <w:t>Разъем программирования микроконтроллера в соотв с приложением.</w:t>
      </w:r>
    </w:p>
    <w:p w14:paraId="740ECCF0" w14:textId="77777777" w:rsidR="001F6BAC" w:rsidRPr="007A1712" w:rsidRDefault="001F6BAC" w:rsidP="0056622A">
      <w:pPr>
        <w:pStyle w:val="aa"/>
        <w:numPr>
          <w:ilvl w:val="1"/>
          <w:numId w:val="1"/>
        </w:numPr>
        <w:spacing w:line="300" w:lineRule="auto"/>
        <w:ind w:left="567" w:hanging="567"/>
        <w:rPr>
          <w:rFonts w:ascii="Times New Roman" w:hAnsi="Times New Roman"/>
          <w:lang w:val="ru-RU"/>
        </w:rPr>
      </w:pPr>
      <w:r w:rsidRPr="007A1712">
        <w:rPr>
          <w:rFonts w:ascii="Times New Roman" w:hAnsi="Times New Roman"/>
          <w:lang w:val="ru-RU"/>
        </w:rPr>
        <w:t>Для сокращения номенклатуры компонентов необходимо применять те, что указаны  во фрагментах схем.</w:t>
      </w:r>
    </w:p>
    <w:p w14:paraId="76D90620" w14:textId="77777777" w:rsidR="0074211C" w:rsidRPr="007A1712" w:rsidRDefault="007451C5" w:rsidP="00F81B82">
      <w:pPr>
        <w:pStyle w:val="aa"/>
        <w:spacing w:line="300" w:lineRule="auto"/>
        <w:rPr>
          <w:rFonts w:ascii="Times New Roman" w:hAnsi="Times New Roman"/>
          <w:lang w:val="ru-RU"/>
        </w:rPr>
      </w:pPr>
      <w:r w:rsidRPr="007A1712">
        <w:rPr>
          <w:rFonts w:ascii="Times New Roman" w:hAnsi="Times New Roman"/>
          <w:lang w:val="ru-RU"/>
        </w:rPr>
        <w:tab/>
      </w:r>
    </w:p>
    <w:p w14:paraId="7ECCEC09" w14:textId="77777777" w:rsidR="003C3DC3" w:rsidRPr="007A1712" w:rsidRDefault="003C3DC3" w:rsidP="00083D85">
      <w:pPr>
        <w:pStyle w:val="aa"/>
        <w:spacing w:line="300" w:lineRule="auto"/>
        <w:ind w:left="550" w:hanging="550"/>
        <w:rPr>
          <w:rFonts w:ascii="Times New Roman" w:hAnsi="Times New Roman"/>
          <w:lang w:val="ru-RU"/>
        </w:rPr>
      </w:pPr>
    </w:p>
    <w:p w14:paraId="16882390" w14:textId="77777777" w:rsidR="0074211C" w:rsidRPr="007A1712" w:rsidRDefault="0074211C" w:rsidP="00083D85">
      <w:pPr>
        <w:pStyle w:val="2"/>
        <w:numPr>
          <w:ilvl w:val="0"/>
          <w:numId w:val="1"/>
        </w:numPr>
        <w:spacing w:before="0" w:after="120" w:line="300" w:lineRule="auto"/>
        <w:ind w:left="550" w:hanging="550"/>
        <w:contextualSpacing w:val="0"/>
        <w:rPr>
          <w:rFonts w:ascii="Times New Roman" w:hAnsi="Times New Roman"/>
          <w:b/>
          <w:sz w:val="24"/>
          <w:szCs w:val="24"/>
          <w:lang w:val="ru-RU"/>
        </w:rPr>
      </w:pPr>
      <w:r w:rsidRPr="007A1712">
        <w:rPr>
          <w:rFonts w:ascii="Times New Roman" w:hAnsi="Times New Roman"/>
          <w:b/>
          <w:sz w:val="24"/>
          <w:szCs w:val="24"/>
          <w:lang w:val="ru-RU"/>
        </w:rPr>
        <w:t xml:space="preserve">ТРЕБОВАНИЯ К ПРОГРАММНОМУ ОБЕСПЕЧЕНИЮ </w:t>
      </w:r>
      <w:r w:rsidR="00DE395B" w:rsidRPr="007A1712">
        <w:rPr>
          <w:rFonts w:ascii="Times New Roman" w:hAnsi="Times New Roman"/>
          <w:b/>
          <w:sz w:val="24"/>
          <w:szCs w:val="24"/>
          <w:lang w:val="ru-RU"/>
        </w:rPr>
        <w:t>КП</w:t>
      </w:r>
      <w:r w:rsidRPr="007A1712">
        <w:rPr>
          <w:rFonts w:ascii="Times New Roman" w:hAnsi="Times New Roman"/>
          <w:b/>
          <w:sz w:val="24"/>
          <w:szCs w:val="24"/>
          <w:lang w:val="ru-RU"/>
        </w:rPr>
        <w:t>У</w:t>
      </w:r>
    </w:p>
    <w:p w14:paraId="7FC8FC63" w14:textId="77777777" w:rsidR="0074211C" w:rsidRPr="007A1712" w:rsidRDefault="00787155" w:rsidP="00083D85">
      <w:pPr>
        <w:pStyle w:val="aa"/>
        <w:numPr>
          <w:ilvl w:val="1"/>
          <w:numId w:val="1"/>
        </w:numPr>
        <w:spacing w:line="300" w:lineRule="auto"/>
        <w:ind w:left="550" w:hanging="550"/>
        <w:rPr>
          <w:rFonts w:ascii="Times New Roman" w:hAnsi="Times New Roman"/>
          <w:lang w:val="ru-RU"/>
        </w:rPr>
      </w:pPr>
      <w:r w:rsidRPr="007A1712">
        <w:rPr>
          <w:rFonts w:ascii="Times New Roman" w:hAnsi="Times New Roman"/>
          <w:lang w:val="ru-RU"/>
        </w:rPr>
        <w:t xml:space="preserve">Корректная работа с сигналами </w:t>
      </w:r>
      <w:r w:rsidRPr="007A1712">
        <w:rPr>
          <w:rFonts w:ascii="Times New Roman" w:hAnsi="Times New Roman"/>
          <w:lang w:val="en-US"/>
        </w:rPr>
        <w:t>DMX</w:t>
      </w:r>
      <w:r w:rsidR="00C84E01" w:rsidRPr="007A1712">
        <w:rPr>
          <w:rFonts w:ascii="Times New Roman" w:hAnsi="Times New Roman"/>
          <w:lang w:val="ru-RU"/>
        </w:rPr>
        <w:t xml:space="preserve"> </w:t>
      </w:r>
      <w:r w:rsidRPr="007A1712">
        <w:rPr>
          <w:rFonts w:ascii="Times New Roman" w:hAnsi="Times New Roman"/>
          <w:lang w:val="ru-RU"/>
        </w:rPr>
        <w:t>512.</w:t>
      </w:r>
    </w:p>
    <w:p w14:paraId="5C876131" w14:textId="77777777" w:rsidR="00787155" w:rsidRPr="007A1712" w:rsidRDefault="00DE395B" w:rsidP="00083D85">
      <w:pPr>
        <w:pStyle w:val="aa"/>
        <w:numPr>
          <w:ilvl w:val="1"/>
          <w:numId w:val="1"/>
        </w:numPr>
        <w:spacing w:line="300" w:lineRule="auto"/>
        <w:ind w:left="550" w:hanging="550"/>
        <w:rPr>
          <w:rFonts w:ascii="Times New Roman" w:hAnsi="Times New Roman"/>
          <w:lang w:val="ru-RU"/>
        </w:rPr>
      </w:pPr>
      <w:r w:rsidRPr="007A1712">
        <w:rPr>
          <w:rFonts w:ascii="Times New Roman" w:hAnsi="Times New Roman"/>
          <w:lang w:val="ru-RU"/>
        </w:rPr>
        <w:t xml:space="preserve">Работа с шиной </w:t>
      </w:r>
      <w:r w:rsidRPr="007A1712">
        <w:rPr>
          <w:rFonts w:ascii="Times New Roman" w:hAnsi="Times New Roman"/>
          <w:lang w:val="en-US"/>
        </w:rPr>
        <w:t>CAN</w:t>
      </w:r>
      <w:r w:rsidRPr="007A1712">
        <w:rPr>
          <w:rFonts w:ascii="Times New Roman" w:hAnsi="Times New Roman"/>
          <w:lang w:val="ru-RU"/>
        </w:rPr>
        <w:t xml:space="preserve">. </w:t>
      </w:r>
    </w:p>
    <w:p w14:paraId="50A87F20" w14:textId="77777777" w:rsidR="00787155" w:rsidRPr="007A1712" w:rsidRDefault="00DE395B" w:rsidP="001B1633">
      <w:pPr>
        <w:pStyle w:val="aa"/>
        <w:numPr>
          <w:ilvl w:val="0"/>
          <w:numId w:val="21"/>
        </w:numPr>
        <w:spacing w:line="300" w:lineRule="auto"/>
        <w:ind w:left="1418" w:hanging="709"/>
        <w:rPr>
          <w:rFonts w:ascii="Times New Roman" w:hAnsi="Times New Roman"/>
          <w:lang w:val="ru-RU"/>
        </w:rPr>
      </w:pPr>
      <w:r w:rsidRPr="007A1712">
        <w:rPr>
          <w:rFonts w:ascii="Times New Roman" w:hAnsi="Times New Roman"/>
          <w:lang w:val="ru-RU"/>
        </w:rPr>
        <w:t xml:space="preserve">Ведется по двум линиям в соответствии с документом «Протокол информационного взаимодействия по шине CAN между устройствами и агрегатами гибридных силовых установок». </w:t>
      </w:r>
    </w:p>
    <w:p w14:paraId="6B21BECC" w14:textId="77777777" w:rsidR="008F032F" w:rsidRPr="007A1712" w:rsidRDefault="00DE395B" w:rsidP="001B1633">
      <w:pPr>
        <w:pStyle w:val="aa"/>
        <w:numPr>
          <w:ilvl w:val="0"/>
          <w:numId w:val="21"/>
        </w:numPr>
        <w:spacing w:line="300" w:lineRule="auto"/>
        <w:ind w:left="1418" w:hanging="709"/>
        <w:rPr>
          <w:rFonts w:ascii="Times New Roman" w:hAnsi="Times New Roman"/>
          <w:lang w:val="ru-RU"/>
        </w:rPr>
      </w:pPr>
      <w:r w:rsidRPr="007A1712">
        <w:rPr>
          <w:rFonts w:ascii="Times New Roman" w:hAnsi="Times New Roman"/>
          <w:lang w:val="ru-RU"/>
        </w:rPr>
        <w:t>Реализовать поддержку отказоустойчивой резервированной шины</w:t>
      </w:r>
      <w:r w:rsidR="001B1633" w:rsidRPr="007A1712">
        <w:rPr>
          <w:rFonts w:ascii="Times New Roman" w:hAnsi="Times New Roman"/>
          <w:lang w:val="ru-RU"/>
        </w:rPr>
        <w:t xml:space="preserve"> с переносом трафика, как описано ниже.</w:t>
      </w:r>
      <w:r w:rsidRPr="007A1712">
        <w:rPr>
          <w:rFonts w:ascii="Times New Roman" w:hAnsi="Times New Roman"/>
          <w:lang w:val="ru-RU"/>
        </w:rPr>
        <w:t xml:space="preserve"> </w:t>
      </w:r>
      <w:r w:rsidR="008F032F" w:rsidRPr="007A1712">
        <w:rPr>
          <w:rFonts w:ascii="Times New Roman" w:hAnsi="Times New Roman"/>
          <w:lang w:val="ru-RU"/>
        </w:rPr>
        <w:t xml:space="preserve">Для повышения надежности обмена данными по шинам CAN предусмотрено гибкое резервирование шин, суть которого заключается в следующем. </w:t>
      </w:r>
      <w:r w:rsidR="001B1633" w:rsidRPr="007A1712">
        <w:rPr>
          <w:rFonts w:ascii="Times New Roman" w:hAnsi="Times New Roman"/>
          <w:lang w:val="ru-RU"/>
        </w:rPr>
        <w:t>КПУ</w:t>
      </w:r>
      <w:r w:rsidR="008F032F" w:rsidRPr="007A1712">
        <w:rPr>
          <w:rFonts w:ascii="Times New Roman" w:hAnsi="Times New Roman"/>
          <w:lang w:val="ru-RU"/>
        </w:rPr>
        <w:t xml:space="preserve"> содержит два физически независимых и гальванически изолированных интерфейса CAN (CAN1 и CAN2), которые поддерживаются периферией микроконтроллера, также содержащего два аппаратных канала CAN. Оба канала CAN могут обрабатываться независимо, то есть ядро микроконтроллера может произвольно работать с потоком данных в любом из каналов. </w:t>
      </w:r>
    </w:p>
    <w:p w14:paraId="08A17F97" w14:textId="77777777" w:rsidR="008F032F" w:rsidRPr="007A1712" w:rsidRDefault="008F032F" w:rsidP="001B1633">
      <w:pPr>
        <w:pStyle w:val="aa"/>
        <w:spacing w:line="300" w:lineRule="auto"/>
        <w:ind w:left="1418" w:hanging="709"/>
        <w:rPr>
          <w:rFonts w:ascii="Times New Roman" w:hAnsi="Times New Roman"/>
          <w:lang w:val="ru-RU"/>
        </w:rPr>
      </w:pPr>
    </w:p>
    <w:p w14:paraId="36A8717D" w14:textId="77777777" w:rsidR="008F032F" w:rsidRPr="007A1712" w:rsidRDefault="008F032F" w:rsidP="001B1633">
      <w:pPr>
        <w:pStyle w:val="aa"/>
        <w:spacing w:line="300" w:lineRule="auto"/>
        <w:ind w:left="1418" w:hanging="709"/>
        <w:rPr>
          <w:rFonts w:ascii="Times New Roman" w:hAnsi="Times New Roman"/>
          <w:lang w:val="ru-RU"/>
        </w:rPr>
      </w:pPr>
      <w:r w:rsidRPr="007A1712">
        <w:rPr>
          <w:rFonts w:ascii="Times New Roman" w:hAnsi="Times New Roman"/>
          <w:lang w:val="ru-RU"/>
        </w:rPr>
        <w:t>В</w:t>
      </w:r>
      <w:r w:rsidR="001B1633" w:rsidRPr="007A1712">
        <w:rPr>
          <w:rFonts w:ascii="Times New Roman" w:hAnsi="Times New Roman"/>
          <w:lang w:val="ru-RU"/>
        </w:rPr>
        <w:t xml:space="preserve"> нормальном режиме одна из шин,</w:t>
      </w:r>
      <w:r w:rsidRPr="007A1712">
        <w:rPr>
          <w:rFonts w:ascii="Times New Roman" w:hAnsi="Times New Roman"/>
          <w:lang w:val="ru-RU"/>
        </w:rPr>
        <w:t xml:space="preserve"> CAN</w:t>
      </w:r>
      <w:r w:rsidR="001B1633" w:rsidRPr="007A1712">
        <w:rPr>
          <w:rFonts w:ascii="Times New Roman" w:hAnsi="Times New Roman"/>
          <w:lang w:val="ru-RU"/>
        </w:rPr>
        <w:t>2</w:t>
      </w:r>
      <w:r w:rsidRPr="007A1712">
        <w:rPr>
          <w:rFonts w:ascii="Times New Roman" w:hAnsi="Times New Roman"/>
          <w:lang w:val="ru-RU"/>
        </w:rPr>
        <w:t xml:space="preserve"> используется для передачи команд управления </w:t>
      </w:r>
      <w:r w:rsidR="001B1633" w:rsidRPr="007A1712">
        <w:rPr>
          <w:rFonts w:ascii="Times New Roman" w:hAnsi="Times New Roman"/>
          <w:lang w:val="ru-RU"/>
        </w:rPr>
        <w:t>двигателями</w:t>
      </w:r>
      <w:r w:rsidRPr="007A1712">
        <w:rPr>
          <w:rFonts w:ascii="Times New Roman" w:hAnsi="Times New Roman"/>
          <w:lang w:val="ru-RU"/>
        </w:rPr>
        <w:t>. Шина CAN</w:t>
      </w:r>
      <w:r w:rsidR="001B1633" w:rsidRPr="007A1712">
        <w:rPr>
          <w:rFonts w:ascii="Times New Roman" w:hAnsi="Times New Roman"/>
          <w:lang w:val="ru-RU"/>
        </w:rPr>
        <w:t>1</w:t>
      </w:r>
      <w:r w:rsidRPr="007A1712">
        <w:rPr>
          <w:rFonts w:ascii="Times New Roman" w:hAnsi="Times New Roman"/>
          <w:lang w:val="ru-RU"/>
        </w:rPr>
        <w:t xml:space="preserve"> отводится для </w:t>
      </w:r>
      <w:r w:rsidR="001B1633" w:rsidRPr="007A1712">
        <w:rPr>
          <w:rFonts w:ascii="Times New Roman" w:hAnsi="Times New Roman"/>
          <w:lang w:val="ru-RU"/>
        </w:rPr>
        <w:t>СЭС</w:t>
      </w:r>
      <w:r w:rsidRPr="007A1712">
        <w:rPr>
          <w:rFonts w:ascii="Times New Roman" w:hAnsi="Times New Roman"/>
          <w:lang w:val="ru-RU"/>
        </w:rPr>
        <w:t>. Когда обе шины исправны, модуль управления работает с потоком данных из</w:t>
      </w:r>
      <w:r w:rsidR="001B1633" w:rsidRPr="007A1712">
        <w:rPr>
          <w:rFonts w:ascii="Times New Roman" w:hAnsi="Times New Roman"/>
          <w:lang w:val="ru-RU"/>
        </w:rPr>
        <w:t xml:space="preserve"> обеих</w:t>
      </w:r>
      <w:r w:rsidRPr="007A1712">
        <w:rPr>
          <w:rFonts w:ascii="Times New Roman" w:hAnsi="Times New Roman"/>
          <w:lang w:val="ru-RU"/>
        </w:rPr>
        <w:t xml:space="preserve"> шин. Поток дан</w:t>
      </w:r>
      <w:r w:rsidR="001B1633" w:rsidRPr="007A1712">
        <w:rPr>
          <w:rFonts w:ascii="Times New Roman" w:hAnsi="Times New Roman"/>
          <w:lang w:val="ru-RU"/>
        </w:rPr>
        <w:t>ных из шины CAN2 также доступен, т</w:t>
      </w:r>
      <w:r w:rsidRPr="007A1712">
        <w:rPr>
          <w:rFonts w:ascii="Times New Roman" w:hAnsi="Times New Roman"/>
          <w:lang w:val="ru-RU"/>
        </w:rPr>
        <w:t>аким образом, при физической независимости шин CAN1 и CAN2 имеется возможность логически объединять и перераспределять трафик из этих шин. В этом заключается суть решения по резервированию обмена данными с ЭД. В случае отказа шины CAN</w:t>
      </w:r>
      <w:r w:rsidR="001B1633" w:rsidRPr="007A1712">
        <w:rPr>
          <w:rFonts w:ascii="Times New Roman" w:hAnsi="Times New Roman"/>
          <w:lang w:val="ru-RU"/>
        </w:rPr>
        <w:t>2</w:t>
      </w:r>
      <w:r w:rsidRPr="007A1712">
        <w:rPr>
          <w:rFonts w:ascii="Times New Roman" w:hAnsi="Times New Roman"/>
          <w:lang w:val="ru-RU"/>
        </w:rPr>
        <w:t xml:space="preserve"> (обрыв, замыкание линии и др.) микроконтроллер </w:t>
      </w:r>
      <w:r w:rsidR="001B1633" w:rsidRPr="007A1712">
        <w:rPr>
          <w:rFonts w:ascii="Times New Roman" w:hAnsi="Times New Roman"/>
          <w:lang w:val="ru-RU"/>
        </w:rPr>
        <w:t>КПУ</w:t>
      </w:r>
      <w:r w:rsidRPr="007A1712">
        <w:rPr>
          <w:rFonts w:ascii="Times New Roman" w:hAnsi="Times New Roman"/>
          <w:lang w:val="ru-RU"/>
        </w:rPr>
        <w:t xml:space="preserve"> определяет это состояние</w:t>
      </w:r>
      <w:r w:rsidR="001B1633" w:rsidRPr="007A1712">
        <w:rPr>
          <w:rFonts w:ascii="Times New Roman" w:hAnsi="Times New Roman"/>
          <w:lang w:val="ru-RU"/>
        </w:rPr>
        <w:t xml:space="preserve"> или получает сигнал аварии от других устройств</w:t>
      </w:r>
      <w:r w:rsidRPr="007A1712">
        <w:rPr>
          <w:rFonts w:ascii="Times New Roman" w:hAnsi="Times New Roman"/>
          <w:lang w:val="ru-RU"/>
        </w:rPr>
        <w:t xml:space="preserve"> и задействует шину CAN</w:t>
      </w:r>
      <w:r w:rsidR="001B1633" w:rsidRPr="007A1712">
        <w:rPr>
          <w:rFonts w:ascii="Times New Roman" w:hAnsi="Times New Roman"/>
          <w:lang w:val="ru-RU"/>
        </w:rPr>
        <w:t>1</w:t>
      </w:r>
      <w:r w:rsidRPr="007A1712">
        <w:rPr>
          <w:rFonts w:ascii="Times New Roman" w:hAnsi="Times New Roman"/>
          <w:lang w:val="ru-RU"/>
        </w:rPr>
        <w:t xml:space="preserve">, которая должна быть исправна в силу физической независимости обеих шин друг от друга. </w:t>
      </w:r>
      <w:r w:rsidR="001B1633" w:rsidRPr="007A1712">
        <w:rPr>
          <w:rFonts w:ascii="Times New Roman" w:hAnsi="Times New Roman"/>
          <w:lang w:val="ru-RU"/>
        </w:rPr>
        <w:t>КПУ</w:t>
      </w:r>
      <w:r w:rsidRPr="007A1712">
        <w:rPr>
          <w:rFonts w:ascii="Times New Roman" w:hAnsi="Times New Roman"/>
          <w:lang w:val="ru-RU"/>
        </w:rPr>
        <w:t xml:space="preserve"> посылает в шину CAN</w:t>
      </w:r>
      <w:r w:rsidR="001B1633" w:rsidRPr="007A1712">
        <w:rPr>
          <w:rFonts w:ascii="Times New Roman" w:hAnsi="Times New Roman"/>
          <w:lang w:val="ru-RU"/>
        </w:rPr>
        <w:t>1</w:t>
      </w:r>
      <w:r w:rsidRPr="007A1712">
        <w:rPr>
          <w:rFonts w:ascii="Times New Roman" w:hAnsi="Times New Roman"/>
          <w:lang w:val="ru-RU"/>
        </w:rPr>
        <w:t xml:space="preserve"> сообщение об аварии в шине CAN</w:t>
      </w:r>
      <w:r w:rsidR="001B1633" w:rsidRPr="007A1712">
        <w:rPr>
          <w:rFonts w:ascii="Times New Roman" w:hAnsi="Times New Roman"/>
          <w:lang w:val="ru-RU"/>
        </w:rPr>
        <w:t>2</w:t>
      </w:r>
      <w:r w:rsidRPr="007A1712">
        <w:rPr>
          <w:rFonts w:ascii="Times New Roman" w:hAnsi="Times New Roman"/>
          <w:lang w:val="ru-RU"/>
        </w:rPr>
        <w:t>. По получении этого сообщения, шина CAN</w:t>
      </w:r>
      <w:r w:rsidR="001B1633" w:rsidRPr="007A1712">
        <w:rPr>
          <w:rFonts w:ascii="Times New Roman" w:hAnsi="Times New Roman"/>
          <w:lang w:val="ru-RU"/>
        </w:rPr>
        <w:t>1</w:t>
      </w:r>
      <w:r w:rsidRPr="007A1712">
        <w:rPr>
          <w:rFonts w:ascii="Times New Roman" w:hAnsi="Times New Roman"/>
          <w:lang w:val="ru-RU"/>
        </w:rPr>
        <w:t xml:space="preserve"> переходит в режим обеспечения работы ЭД, как одного из самых высокоприоритетных элементов системы, трафик по шине CAN</w:t>
      </w:r>
      <w:r w:rsidR="001B1633" w:rsidRPr="007A1712">
        <w:rPr>
          <w:rFonts w:ascii="Times New Roman" w:hAnsi="Times New Roman"/>
          <w:lang w:val="ru-RU"/>
        </w:rPr>
        <w:t>1</w:t>
      </w:r>
      <w:r w:rsidRPr="007A1712">
        <w:rPr>
          <w:rFonts w:ascii="Times New Roman" w:hAnsi="Times New Roman"/>
          <w:lang w:val="ru-RU"/>
        </w:rPr>
        <w:t xml:space="preserve"> сокращается</w:t>
      </w:r>
      <w:r w:rsidR="001B1633" w:rsidRPr="007A1712">
        <w:rPr>
          <w:rFonts w:ascii="Times New Roman" w:hAnsi="Times New Roman"/>
          <w:lang w:val="ru-RU"/>
        </w:rPr>
        <w:t xml:space="preserve">, остаются только сообщения первой категории (см. </w:t>
      </w:r>
      <w:r w:rsidRPr="007A1712">
        <w:rPr>
          <w:rFonts w:ascii="Times New Roman" w:hAnsi="Times New Roman"/>
          <w:lang w:val="ru-RU"/>
        </w:rPr>
        <w:t xml:space="preserve"> </w:t>
      </w:r>
      <w:r w:rsidR="001B1633" w:rsidRPr="007A1712">
        <w:rPr>
          <w:rFonts w:ascii="Times New Roman" w:hAnsi="Times New Roman"/>
          <w:lang w:val="ru-RU"/>
        </w:rPr>
        <w:t xml:space="preserve">«Протокол информационного взаимодействия по шине CAN между устройствами и агрегатами гибридных силовых установок») </w:t>
      </w:r>
      <w:r w:rsidRPr="007A1712">
        <w:rPr>
          <w:rFonts w:ascii="Times New Roman" w:hAnsi="Times New Roman"/>
          <w:lang w:val="ru-RU"/>
        </w:rPr>
        <w:t>для того, чтобы поместить часть трафика, перенесенного из отказавшей CAN</w:t>
      </w:r>
      <w:r w:rsidR="001B1633" w:rsidRPr="007A1712">
        <w:rPr>
          <w:rFonts w:ascii="Times New Roman" w:hAnsi="Times New Roman"/>
          <w:lang w:val="ru-RU"/>
        </w:rPr>
        <w:t>2</w:t>
      </w:r>
      <w:r w:rsidRPr="007A1712">
        <w:rPr>
          <w:rFonts w:ascii="Times New Roman" w:hAnsi="Times New Roman"/>
          <w:lang w:val="ru-RU"/>
        </w:rPr>
        <w:t>. Таким образом, управление ЭД не теряется. Механизм резервирования работает аналогично в обратном направлении при отказе шины CAN</w:t>
      </w:r>
      <w:r w:rsidR="001B1633" w:rsidRPr="007A1712">
        <w:rPr>
          <w:rFonts w:ascii="Times New Roman" w:hAnsi="Times New Roman"/>
          <w:lang w:val="ru-RU"/>
        </w:rPr>
        <w:t>1</w:t>
      </w:r>
      <w:r w:rsidRPr="007A1712">
        <w:rPr>
          <w:rFonts w:ascii="Times New Roman" w:hAnsi="Times New Roman"/>
          <w:lang w:val="ru-RU"/>
        </w:rPr>
        <w:t>. Недостатком такой схемы резервирования является необходимость подключения обеих шин к каждому устройству, охваченному описанным механизмом резервирования, и как следствие, увеличение количества узлов на шине и нагрузки. При количестве узлов, большем 32, понадобится снижение скорости обмена до 100 кбод или еще меньше. При количестве узлов до 15 скорость может поддерживаться как минимум на уровне 500 кбод.</w:t>
      </w:r>
    </w:p>
    <w:p w14:paraId="771693A3" w14:textId="77777777" w:rsidR="001B1633" w:rsidRPr="007A1712" w:rsidRDefault="001B1633" w:rsidP="00821393">
      <w:pPr>
        <w:pStyle w:val="aa"/>
        <w:numPr>
          <w:ilvl w:val="1"/>
          <w:numId w:val="1"/>
        </w:numPr>
        <w:spacing w:line="300" w:lineRule="auto"/>
        <w:ind w:left="709" w:hanging="709"/>
        <w:rPr>
          <w:rFonts w:ascii="Times New Roman" w:hAnsi="Times New Roman"/>
          <w:lang w:val="ru-RU"/>
        </w:rPr>
      </w:pPr>
      <w:r w:rsidRPr="007A1712">
        <w:rPr>
          <w:rFonts w:ascii="Times New Roman" w:hAnsi="Times New Roman"/>
          <w:lang w:val="ru-RU"/>
        </w:rPr>
        <w:t xml:space="preserve">Работа с </w:t>
      </w:r>
      <w:r w:rsidRPr="007A1712">
        <w:rPr>
          <w:rFonts w:ascii="Times New Roman" w:hAnsi="Times New Roman"/>
          <w:lang w:val="en-US"/>
        </w:rPr>
        <w:t>Ethernet</w:t>
      </w:r>
      <w:r w:rsidRPr="007A1712">
        <w:rPr>
          <w:rFonts w:ascii="Times New Roman" w:hAnsi="Times New Roman"/>
          <w:lang w:val="ru-RU"/>
        </w:rPr>
        <w:t xml:space="preserve"> – на усмотрение разработчика</w:t>
      </w:r>
      <w:r w:rsidR="00821393" w:rsidRPr="007A1712">
        <w:rPr>
          <w:rFonts w:ascii="Times New Roman" w:hAnsi="Times New Roman"/>
          <w:lang w:val="ru-RU"/>
        </w:rPr>
        <w:t xml:space="preserve"> при соблюдении требований п. 6.</w:t>
      </w:r>
      <w:r w:rsidRPr="007A1712">
        <w:rPr>
          <w:rFonts w:ascii="Times New Roman" w:hAnsi="Times New Roman"/>
          <w:lang w:val="ru-RU"/>
        </w:rPr>
        <w:t xml:space="preserve"> Возможно задействование</w:t>
      </w:r>
      <w:r w:rsidR="00821393" w:rsidRPr="007A1712">
        <w:rPr>
          <w:rFonts w:ascii="Times New Roman" w:hAnsi="Times New Roman"/>
          <w:lang w:val="ru-RU"/>
        </w:rPr>
        <w:t xml:space="preserve"> неиспользуемых линий для питания планшетного устройства пилота.</w:t>
      </w:r>
    </w:p>
    <w:p w14:paraId="382ABC24" w14:textId="77777777" w:rsidR="00821393" w:rsidRPr="007A1712" w:rsidRDefault="00821393" w:rsidP="00821393">
      <w:pPr>
        <w:pStyle w:val="aa"/>
        <w:numPr>
          <w:ilvl w:val="1"/>
          <w:numId w:val="1"/>
        </w:numPr>
        <w:spacing w:line="300" w:lineRule="auto"/>
        <w:ind w:left="709" w:hanging="709"/>
        <w:rPr>
          <w:rFonts w:ascii="Times New Roman" w:hAnsi="Times New Roman"/>
          <w:lang w:val="ru-RU"/>
        </w:rPr>
      </w:pPr>
      <w:r w:rsidRPr="007A1712">
        <w:rPr>
          <w:rFonts w:ascii="Times New Roman" w:hAnsi="Times New Roman"/>
          <w:lang w:val="ru-RU"/>
        </w:rPr>
        <w:t>Работа с последовательным интерфейсом связи с КВ - на усмотрение разработчика при соблюдении требований п. 6.</w:t>
      </w:r>
    </w:p>
    <w:p w14:paraId="5A808885" w14:textId="77777777" w:rsidR="006C7400" w:rsidRPr="007A1712" w:rsidRDefault="006C7400" w:rsidP="00821393">
      <w:pPr>
        <w:pStyle w:val="aa"/>
        <w:numPr>
          <w:ilvl w:val="1"/>
          <w:numId w:val="1"/>
        </w:numPr>
        <w:spacing w:line="300" w:lineRule="auto"/>
        <w:ind w:left="709" w:hanging="709"/>
        <w:rPr>
          <w:rFonts w:ascii="Times New Roman" w:hAnsi="Times New Roman"/>
          <w:lang w:val="ru-RU"/>
        </w:rPr>
      </w:pPr>
      <w:r w:rsidRPr="007A1712">
        <w:rPr>
          <w:rFonts w:ascii="Times New Roman" w:hAnsi="Times New Roman"/>
          <w:lang w:val="ru-RU"/>
        </w:rPr>
        <w:t xml:space="preserve">Проект на микроконтроллере желательно вести в среде </w:t>
      </w:r>
      <w:r w:rsidRPr="007A1712">
        <w:rPr>
          <w:rFonts w:ascii="Times New Roman" w:hAnsi="Times New Roman"/>
          <w:lang w:val="en-US"/>
        </w:rPr>
        <w:t>STM</w:t>
      </w:r>
      <w:r w:rsidRPr="007A1712">
        <w:rPr>
          <w:rFonts w:ascii="Times New Roman" w:hAnsi="Times New Roman"/>
          <w:lang w:val="ru-RU"/>
        </w:rPr>
        <w:t xml:space="preserve"> </w:t>
      </w:r>
      <w:r w:rsidRPr="007A1712">
        <w:rPr>
          <w:rFonts w:ascii="Times New Roman" w:hAnsi="Times New Roman"/>
          <w:lang w:val="en-US"/>
        </w:rPr>
        <w:t>Cube</w:t>
      </w:r>
      <w:r w:rsidRPr="007A1712">
        <w:rPr>
          <w:rFonts w:ascii="Times New Roman" w:hAnsi="Times New Roman"/>
          <w:lang w:val="ru-RU"/>
        </w:rPr>
        <w:t xml:space="preserve"> </w:t>
      </w:r>
      <w:r w:rsidRPr="007A1712">
        <w:rPr>
          <w:rFonts w:ascii="Times New Roman" w:hAnsi="Times New Roman"/>
          <w:lang w:val="en-US"/>
        </w:rPr>
        <w:t>IDE</w:t>
      </w:r>
      <w:r w:rsidRPr="007A1712">
        <w:rPr>
          <w:rFonts w:ascii="Times New Roman" w:hAnsi="Times New Roman"/>
          <w:lang w:val="ru-RU"/>
        </w:rPr>
        <w:t>.</w:t>
      </w:r>
    </w:p>
    <w:p w14:paraId="10022F2F" w14:textId="77777777" w:rsidR="001466DF" w:rsidRPr="007A1712" w:rsidRDefault="001466DF" w:rsidP="00083D85">
      <w:pPr>
        <w:pStyle w:val="2"/>
        <w:numPr>
          <w:ilvl w:val="0"/>
          <w:numId w:val="1"/>
        </w:numPr>
        <w:spacing w:line="300" w:lineRule="auto"/>
        <w:ind w:left="550" w:hanging="550"/>
        <w:rPr>
          <w:rFonts w:ascii="Times New Roman" w:hAnsi="Times New Roman"/>
          <w:b/>
          <w:caps/>
          <w:sz w:val="24"/>
          <w:szCs w:val="24"/>
          <w:lang w:val="ru-RU"/>
        </w:rPr>
      </w:pPr>
      <w:r w:rsidRPr="007A1712">
        <w:rPr>
          <w:rFonts w:ascii="Times New Roman" w:hAnsi="Times New Roman"/>
          <w:b/>
          <w:caps/>
          <w:sz w:val="24"/>
          <w:szCs w:val="24"/>
          <w:lang w:val="ru-RU"/>
        </w:rPr>
        <w:t>Конструктивные требования</w:t>
      </w:r>
    </w:p>
    <w:p w14:paraId="3ED8E1E2" w14:textId="77777777" w:rsidR="001466DF" w:rsidRPr="007A1712" w:rsidRDefault="004644BD" w:rsidP="00083D85">
      <w:pPr>
        <w:pStyle w:val="aa"/>
        <w:numPr>
          <w:ilvl w:val="0"/>
          <w:numId w:val="22"/>
        </w:numPr>
        <w:spacing w:line="300" w:lineRule="auto"/>
        <w:ind w:left="550" w:hanging="550"/>
        <w:rPr>
          <w:rFonts w:ascii="Times New Roman" w:hAnsi="Times New Roman"/>
        </w:rPr>
      </w:pPr>
      <w:r w:rsidRPr="007A1712">
        <w:rPr>
          <w:rFonts w:ascii="Times New Roman" w:hAnsi="Times New Roman"/>
          <w:lang w:val="ru-RU"/>
        </w:rPr>
        <w:t>КП</w:t>
      </w:r>
      <w:r w:rsidR="00B248E8" w:rsidRPr="007A1712">
        <w:rPr>
          <w:rFonts w:ascii="Times New Roman" w:hAnsi="Times New Roman"/>
          <w:lang w:val="ru-RU"/>
        </w:rPr>
        <w:t xml:space="preserve">У </w:t>
      </w:r>
      <w:r w:rsidR="00B85D2F" w:rsidRPr="007A1712">
        <w:rPr>
          <w:rFonts w:ascii="Times New Roman" w:hAnsi="Times New Roman"/>
          <w:lang w:val="ru-RU"/>
        </w:rPr>
        <w:t xml:space="preserve">исполняется в виде </w:t>
      </w:r>
      <w:r w:rsidRPr="007A1712">
        <w:rPr>
          <w:rFonts w:ascii="Times New Roman" w:hAnsi="Times New Roman"/>
          <w:lang w:val="ru-RU"/>
        </w:rPr>
        <w:t xml:space="preserve">модуля на </w:t>
      </w:r>
      <w:r w:rsidR="00B85D2F" w:rsidRPr="007A1712">
        <w:rPr>
          <w:rFonts w:ascii="Times New Roman" w:hAnsi="Times New Roman"/>
          <w:lang w:val="ru-RU"/>
        </w:rPr>
        <w:t>печатной плат</w:t>
      </w:r>
      <w:r w:rsidRPr="007A1712">
        <w:rPr>
          <w:rFonts w:ascii="Times New Roman" w:hAnsi="Times New Roman"/>
          <w:lang w:val="ru-RU"/>
        </w:rPr>
        <w:t>е</w:t>
      </w:r>
      <w:r w:rsidR="00B85D2F" w:rsidRPr="007A1712">
        <w:rPr>
          <w:rFonts w:ascii="Times New Roman" w:hAnsi="Times New Roman"/>
          <w:lang w:val="ru-RU"/>
        </w:rPr>
        <w:t xml:space="preserve"> и </w:t>
      </w:r>
      <w:r w:rsidR="00B248E8" w:rsidRPr="007A1712">
        <w:rPr>
          <w:rFonts w:ascii="Times New Roman" w:hAnsi="Times New Roman"/>
          <w:lang w:val="ru-RU"/>
        </w:rPr>
        <w:t>предназначен для монтажа в корпус</w:t>
      </w:r>
      <w:r w:rsidRPr="007A1712">
        <w:rPr>
          <w:rFonts w:ascii="Times New Roman" w:hAnsi="Times New Roman"/>
          <w:lang w:val="ru-RU"/>
        </w:rPr>
        <w:t xml:space="preserve"> со степенью защиты не ниже </w:t>
      </w:r>
      <w:r w:rsidRPr="007A1712">
        <w:rPr>
          <w:rFonts w:ascii="Times New Roman" w:hAnsi="Times New Roman"/>
          <w:lang w:val="en-US"/>
        </w:rPr>
        <w:t>IP</w:t>
      </w:r>
      <w:r w:rsidRPr="007A1712">
        <w:rPr>
          <w:rFonts w:ascii="Times New Roman" w:hAnsi="Times New Roman"/>
          <w:lang w:val="ru-RU"/>
        </w:rPr>
        <w:t>44</w:t>
      </w:r>
      <w:r w:rsidR="00B248E8" w:rsidRPr="007A1712">
        <w:rPr>
          <w:rFonts w:ascii="Times New Roman" w:hAnsi="Times New Roman"/>
          <w:lang w:val="ru-RU"/>
        </w:rPr>
        <w:t>.</w:t>
      </w:r>
    </w:p>
    <w:p w14:paraId="215E83B4" w14:textId="77777777" w:rsidR="004644BD" w:rsidRPr="007A1712" w:rsidRDefault="004644BD" w:rsidP="00083D85">
      <w:pPr>
        <w:pStyle w:val="aa"/>
        <w:numPr>
          <w:ilvl w:val="0"/>
          <w:numId w:val="22"/>
        </w:numPr>
        <w:spacing w:line="300" w:lineRule="auto"/>
        <w:ind w:left="550" w:hanging="550"/>
        <w:rPr>
          <w:rFonts w:ascii="Times New Roman" w:hAnsi="Times New Roman"/>
        </w:rPr>
      </w:pPr>
      <w:r w:rsidRPr="007A1712">
        <w:rPr>
          <w:rFonts w:ascii="Times New Roman" w:hAnsi="Times New Roman"/>
          <w:lang w:val="ru-RU"/>
        </w:rPr>
        <w:t>Размеры КПУ минимально возможные на усмотрение разработчика. Крепежные отверстия расположить произвольно, диаметр крепежных отверстий – 3,2  мм.</w:t>
      </w:r>
    </w:p>
    <w:p w14:paraId="41EF59BF" w14:textId="77777777" w:rsidR="001D005F" w:rsidRPr="007A1712" w:rsidRDefault="001D005F" w:rsidP="00083D85">
      <w:pPr>
        <w:pStyle w:val="aa"/>
        <w:numPr>
          <w:ilvl w:val="0"/>
          <w:numId w:val="22"/>
        </w:numPr>
        <w:spacing w:line="300" w:lineRule="auto"/>
        <w:ind w:left="550" w:hanging="550"/>
        <w:rPr>
          <w:rFonts w:ascii="Times New Roman" w:hAnsi="Times New Roman"/>
        </w:rPr>
      </w:pPr>
      <w:r w:rsidRPr="007A1712">
        <w:rPr>
          <w:rFonts w:ascii="Times New Roman" w:hAnsi="Times New Roman"/>
          <w:lang w:val="ru-RU"/>
        </w:rPr>
        <w:t>Минимальное расстояние от края крепежных отверстий до проводников - 5 мм.</w:t>
      </w:r>
    </w:p>
    <w:p w14:paraId="1652C78F" w14:textId="77777777" w:rsidR="001D005F" w:rsidRPr="007A1712" w:rsidRDefault="001D005F" w:rsidP="00083D85">
      <w:pPr>
        <w:pStyle w:val="aa"/>
        <w:numPr>
          <w:ilvl w:val="0"/>
          <w:numId w:val="22"/>
        </w:numPr>
        <w:spacing w:line="300" w:lineRule="auto"/>
        <w:ind w:left="550" w:hanging="550"/>
        <w:rPr>
          <w:rFonts w:ascii="Times New Roman" w:hAnsi="Times New Roman"/>
        </w:rPr>
      </w:pPr>
      <w:r w:rsidRPr="007A1712">
        <w:rPr>
          <w:rFonts w:ascii="Times New Roman" w:hAnsi="Times New Roman"/>
          <w:lang w:val="ru-RU"/>
        </w:rPr>
        <w:t>Переходные отверстия (</w:t>
      </w:r>
      <w:r w:rsidRPr="007A1712">
        <w:rPr>
          <w:rFonts w:ascii="Times New Roman" w:hAnsi="Times New Roman"/>
          <w:lang w:val="en-US"/>
        </w:rPr>
        <w:t>via</w:t>
      </w:r>
      <w:r w:rsidRPr="007A1712">
        <w:rPr>
          <w:rFonts w:ascii="Times New Roman" w:hAnsi="Times New Roman"/>
          <w:lang w:val="ru-RU"/>
        </w:rPr>
        <w:t>) желательно размером 0.3/0.7 мм или 0,4/0,8 мм, т.е. с пояском (</w:t>
      </w:r>
      <w:r w:rsidRPr="007A1712">
        <w:rPr>
          <w:rFonts w:ascii="Times New Roman" w:hAnsi="Times New Roman"/>
          <w:lang w:val="en-US"/>
        </w:rPr>
        <w:t>annular</w:t>
      </w:r>
      <w:r w:rsidRPr="007A1712">
        <w:rPr>
          <w:rFonts w:ascii="Times New Roman" w:hAnsi="Times New Roman"/>
          <w:lang w:val="ru-RU"/>
        </w:rPr>
        <w:t xml:space="preserve"> </w:t>
      </w:r>
      <w:r w:rsidRPr="007A1712">
        <w:rPr>
          <w:rFonts w:ascii="Times New Roman" w:hAnsi="Times New Roman"/>
          <w:lang w:val="en-US"/>
        </w:rPr>
        <w:t>ring</w:t>
      </w:r>
      <w:r w:rsidRPr="007A1712">
        <w:rPr>
          <w:rFonts w:ascii="Times New Roman" w:hAnsi="Times New Roman"/>
          <w:lang w:val="ru-RU"/>
        </w:rPr>
        <w:t>) не менее 0,2 мм.</w:t>
      </w:r>
    </w:p>
    <w:p w14:paraId="00BE8442" w14:textId="77777777" w:rsidR="004644BD" w:rsidRPr="007A1712" w:rsidRDefault="004644BD" w:rsidP="004644BD">
      <w:pPr>
        <w:pStyle w:val="aa"/>
        <w:spacing w:line="300" w:lineRule="auto"/>
        <w:ind w:left="567"/>
        <w:rPr>
          <w:rFonts w:ascii="Times New Roman" w:hAnsi="Times New Roman"/>
          <w:highlight w:val="yellow"/>
        </w:rPr>
      </w:pPr>
    </w:p>
    <w:p w14:paraId="27E47A25" w14:textId="77777777" w:rsidR="004644BD" w:rsidRPr="007A1712" w:rsidRDefault="004644BD" w:rsidP="002A524A">
      <w:pPr>
        <w:pStyle w:val="aa"/>
        <w:numPr>
          <w:ilvl w:val="0"/>
          <w:numId w:val="22"/>
        </w:numPr>
        <w:spacing w:line="300" w:lineRule="auto"/>
        <w:ind w:left="567" w:hanging="550"/>
        <w:rPr>
          <w:rFonts w:ascii="Times New Roman" w:hAnsi="Times New Roman"/>
        </w:rPr>
      </w:pPr>
      <w:r w:rsidRPr="007A1712">
        <w:rPr>
          <w:rFonts w:ascii="Times New Roman" w:hAnsi="Times New Roman"/>
          <w:lang w:val="ru-RU"/>
        </w:rPr>
        <w:t xml:space="preserve">На плате выполнить маркировку децимального номера изделия в слое шелкографии. Текст маркировки «ЦАИР.4001.02.01.01.01», высота текста – 4 мм, шрифт прямой </w:t>
      </w:r>
      <w:r w:rsidRPr="007A1712">
        <w:rPr>
          <w:rFonts w:ascii="Times New Roman" w:hAnsi="Times New Roman"/>
          <w:lang w:val="en-US"/>
        </w:rPr>
        <w:t>Arial</w:t>
      </w:r>
      <w:r w:rsidRPr="007A1712">
        <w:rPr>
          <w:rFonts w:ascii="Times New Roman" w:hAnsi="Times New Roman"/>
          <w:lang w:val="ru-RU"/>
        </w:rPr>
        <w:t xml:space="preserve"> или </w:t>
      </w:r>
      <w:r w:rsidRPr="007A1712">
        <w:rPr>
          <w:rFonts w:ascii="Times New Roman" w:hAnsi="Times New Roman"/>
          <w:lang w:val="en-US"/>
        </w:rPr>
        <w:t>Bahnshrift</w:t>
      </w:r>
      <w:r w:rsidRPr="007A1712">
        <w:rPr>
          <w:rFonts w:ascii="Times New Roman" w:hAnsi="Times New Roman"/>
          <w:lang w:val="ru-RU"/>
        </w:rPr>
        <w:t xml:space="preserve"> (если поддерживается средой разработки).</w:t>
      </w:r>
    </w:p>
    <w:p w14:paraId="032EB0B1" w14:textId="77777777" w:rsidR="00F15537" w:rsidRPr="007A1712" w:rsidRDefault="00A4577C" w:rsidP="004644BD">
      <w:pPr>
        <w:pStyle w:val="aa"/>
        <w:numPr>
          <w:ilvl w:val="0"/>
          <w:numId w:val="22"/>
        </w:numPr>
        <w:spacing w:line="300" w:lineRule="auto"/>
        <w:ind w:left="567" w:hanging="550"/>
        <w:rPr>
          <w:rFonts w:ascii="Times New Roman" w:hAnsi="Times New Roman"/>
          <w:highlight w:val="yellow"/>
        </w:rPr>
      </w:pPr>
      <w:r w:rsidRPr="007A1712">
        <w:rPr>
          <w:rFonts w:ascii="Times New Roman" w:hAnsi="Times New Roman"/>
          <w:lang w:val="ru-RU"/>
        </w:rPr>
        <w:t xml:space="preserve">На плате </w:t>
      </w:r>
      <w:r w:rsidR="001D005F" w:rsidRPr="007A1712">
        <w:rPr>
          <w:rFonts w:ascii="Times New Roman" w:hAnsi="Times New Roman"/>
          <w:lang w:val="ru-RU"/>
        </w:rPr>
        <w:t xml:space="preserve">КПУ </w:t>
      </w:r>
      <w:r w:rsidRPr="007A1712">
        <w:rPr>
          <w:rFonts w:ascii="Times New Roman" w:hAnsi="Times New Roman"/>
          <w:lang w:val="ru-RU"/>
        </w:rPr>
        <w:t xml:space="preserve">обязательно выполнить читаемую и понятную маркировку позиционных обозначений внешних соединительных разъемов, а у разъемов </w:t>
      </w:r>
      <w:r w:rsidRPr="007A1712">
        <w:rPr>
          <w:rFonts w:ascii="Times New Roman" w:hAnsi="Times New Roman"/>
          <w:lang w:val="en-US"/>
        </w:rPr>
        <w:t>CAN</w:t>
      </w:r>
      <w:r w:rsidRPr="007A1712">
        <w:rPr>
          <w:rFonts w:ascii="Times New Roman" w:hAnsi="Times New Roman"/>
          <w:lang w:val="ru-RU"/>
        </w:rPr>
        <w:t xml:space="preserve">1 и </w:t>
      </w:r>
      <w:r w:rsidRPr="007A1712">
        <w:rPr>
          <w:rFonts w:ascii="Times New Roman" w:hAnsi="Times New Roman"/>
          <w:lang w:val="en-US"/>
        </w:rPr>
        <w:t>CAN</w:t>
      </w:r>
      <w:r w:rsidRPr="007A1712">
        <w:rPr>
          <w:rFonts w:ascii="Times New Roman" w:hAnsi="Times New Roman"/>
          <w:lang w:val="ru-RU"/>
        </w:rPr>
        <w:t>2 нанести одноименную  маркировку. Маркировка позиционных обозначений компонентов – по возможности, с учетом плотности монтажа.</w:t>
      </w:r>
    </w:p>
    <w:p w14:paraId="313D2DB6" w14:textId="77777777" w:rsidR="001F6BAC" w:rsidRPr="007A1712" w:rsidRDefault="001F6BAC" w:rsidP="001F6BAC">
      <w:pPr>
        <w:pStyle w:val="aa"/>
        <w:spacing w:line="300" w:lineRule="auto"/>
        <w:ind w:left="567"/>
        <w:rPr>
          <w:rFonts w:ascii="Times New Roman" w:hAnsi="Times New Roman"/>
          <w:highlight w:val="yellow"/>
        </w:rPr>
      </w:pPr>
    </w:p>
    <w:p w14:paraId="130F722E" w14:textId="77777777" w:rsidR="00DA6CB8" w:rsidRPr="007A1712" w:rsidRDefault="00DA6CB8" w:rsidP="00DA6CB8">
      <w:pPr>
        <w:pStyle w:val="aa"/>
        <w:spacing w:line="300" w:lineRule="auto"/>
        <w:rPr>
          <w:rFonts w:ascii="Times New Roman" w:hAnsi="Times New Roman"/>
        </w:rPr>
      </w:pPr>
      <w:r w:rsidRPr="007A1712">
        <w:rPr>
          <w:rFonts w:ascii="Times New Roman" w:hAnsi="Times New Roman"/>
          <w:lang w:val="ru-RU"/>
        </w:rPr>
        <w:tab/>
      </w:r>
    </w:p>
    <w:p w14:paraId="529C1362" w14:textId="77777777" w:rsidR="00DA6CB8" w:rsidRPr="007A1712" w:rsidRDefault="00DA6CB8" w:rsidP="00DA6CB8">
      <w:pPr>
        <w:pStyle w:val="aa"/>
        <w:spacing w:line="300" w:lineRule="auto"/>
        <w:rPr>
          <w:rFonts w:ascii="Times New Roman" w:hAnsi="Times New Roman"/>
        </w:rPr>
      </w:pPr>
      <w:r w:rsidRPr="007A1712">
        <w:rPr>
          <w:rFonts w:ascii="Times New Roman" w:hAnsi="Times New Roman"/>
          <w:lang w:val="ru-RU"/>
        </w:rPr>
        <w:tab/>
      </w:r>
    </w:p>
    <w:p w14:paraId="48A06F6E" w14:textId="77777777" w:rsidR="00640465" w:rsidRPr="007A1712" w:rsidRDefault="00640465" w:rsidP="00083D85">
      <w:pPr>
        <w:pStyle w:val="aa"/>
        <w:spacing w:line="300" w:lineRule="auto"/>
        <w:ind w:left="550" w:hanging="550"/>
        <w:rPr>
          <w:rFonts w:ascii="Times New Roman" w:hAnsi="Times New Roman"/>
          <w:lang w:val="ru-RU"/>
        </w:rPr>
      </w:pPr>
    </w:p>
    <w:p w14:paraId="4DDFA26E" w14:textId="77777777" w:rsidR="003C3DC3" w:rsidRPr="007A1712" w:rsidRDefault="003C3DC3" w:rsidP="0033318D">
      <w:pPr>
        <w:pStyle w:val="aa"/>
        <w:spacing w:line="300" w:lineRule="auto"/>
        <w:rPr>
          <w:rFonts w:ascii="Times New Roman" w:hAnsi="Times New Roman"/>
          <w:lang w:val="ru-RU"/>
        </w:rPr>
      </w:pPr>
      <w:r w:rsidRPr="007A1712">
        <w:rPr>
          <w:rFonts w:ascii="Times New Roman" w:hAnsi="Times New Roman"/>
          <w:lang w:val="ru-RU"/>
        </w:rPr>
        <w:t xml:space="preserve">Рисунок </w:t>
      </w:r>
      <w:r w:rsidR="006C7400" w:rsidRPr="007A1712">
        <w:rPr>
          <w:rFonts w:ascii="Times New Roman" w:hAnsi="Times New Roman"/>
          <w:lang w:val="ru-RU"/>
        </w:rPr>
        <w:t>2</w:t>
      </w:r>
      <w:r w:rsidRPr="007A1712">
        <w:rPr>
          <w:rFonts w:ascii="Times New Roman" w:hAnsi="Times New Roman"/>
          <w:lang w:val="ru-RU"/>
        </w:rPr>
        <w:t xml:space="preserve">. </w:t>
      </w:r>
    </w:p>
    <w:p w14:paraId="17673D24" w14:textId="77777777" w:rsidR="003C3DC3" w:rsidRPr="007A1712" w:rsidRDefault="003C3DC3" w:rsidP="00083D85">
      <w:pPr>
        <w:pStyle w:val="2"/>
        <w:numPr>
          <w:ilvl w:val="0"/>
          <w:numId w:val="1"/>
        </w:numPr>
        <w:spacing w:after="0" w:line="300" w:lineRule="auto"/>
        <w:ind w:left="550" w:hanging="550"/>
        <w:rPr>
          <w:rFonts w:ascii="Times New Roman" w:hAnsi="Times New Roman"/>
          <w:b/>
          <w:caps/>
          <w:sz w:val="24"/>
          <w:szCs w:val="24"/>
          <w:lang w:val="ru-RU"/>
        </w:rPr>
      </w:pPr>
      <w:r w:rsidRPr="007A1712">
        <w:rPr>
          <w:rFonts w:ascii="Times New Roman" w:hAnsi="Times New Roman"/>
          <w:b/>
          <w:caps/>
          <w:sz w:val="24"/>
          <w:szCs w:val="24"/>
          <w:lang w:val="ru-RU"/>
        </w:rPr>
        <w:t xml:space="preserve">Требования к </w:t>
      </w:r>
      <w:r w:rsidR="004644BD" w:rsidRPr="007A1712">
        <w:rPr>
          <w:rFonts w:ascii="Times New Roman" w:hAnsi="Times New Roman"/>
          <w:b/>
          <w:caps/>
          <w:sz w:val="24"/>
          <w:szCs w:val="24"/>
          <w:lang w:val="ru-RU"/>
        </w:rPr>
        <w:t>содержанию документации и оформлению результатов работ</w:t>
      </w:r>
    </w:p>
    <w:p w14:paraId="6EA1461F" w14:textId="77777777" w:rsidR="001F6BAC" w:rsidRPr="007A1712" w:rsidRDefault="001F6BAC" w:rsidP="001F6BAC">
      <w:pPr>
        <w:rPr>
          <w:rFonts w:ascii="Times New Roman" w:hAnsi="Times New Roman"/>
          <w:sz w:val="24"/>
          <w:szCs w:val="24"/>
          <w:lang w:eastAsia="x-none"/>
        </w:rPr>
      </w:pPr>
    </w:p>
    <w:p w14:paraId="3C0C0E5F" w14:textId="77777777" w:rsidR="003C3DC3" w:rsidRPr="007A1712" w:rsidRDefault="00EE30BC" w:rsidP="001F6BAC">
      <w:pPr>
        <w:numPr>
          <w:ilvl w:val="1"/>
          <w:numId w:val="1"/>
        </w:numPr>
        <w:spacing w:after="0" w:line="300" w:lineRule="auto"/>
        <w:ind w:hanging="1567"/>
        <w:contextualSpacing/>
        <w:rPr>
          <w:rFonts w:ascii="Times New Roman" w:hAnsi="Times New Roman"/>
          <w:sz w:val="24"/>
          <w:szCs w:val="24"/>
          <w:lang w:eastAsia="x-none"/>
        </w:rPr>
      </w:pPr>
      <w:r w:rsidRPr="007A1712">
        <w:rPr>
          <w:rFonts w:ascii="Times New Roman" w:hAnsi="Times New Roman"/>
          <w:sz w:val="24"/>
          <w:szCs w:val="24"/>
          <w:lang w:eastAsia="x-none"/>
        </w:rPr>
        <w:t>По завершении разработки предоставляется следующая КД.</w:t>
      </w:r>
    </w:p>
    <w:p w14:paraId="359016C6" w14:textId="77777777" w:rsidR="00EE30BC" w:rsidRPr="007A1712" w:rsidRDefault="00EE30BC" w:rsidP="00EE30BC">
      <w:pPr>
        <w:numPr>
          <w:ilvl w:val="2"/>
          <w:numId w:val="1"/>
        </w:numPr>
        <w:spacing w:after="0" w:line="300" w:lineRule="auto"/>
        <w:contextualSpacing/>
        <w:rPr>
          <w:rFonts w:ascii="Times New Roman" w:hAnsi="Times New Roman"/>
          <w:sz w:val="24"/>
          <w:szCs w:val="24"/>
          <w:lang w:eastAsia="x-none"/>
        </w:rPr>
      </w:pPr>
      <w:r w:rsidRPr="007A1712">
        <w:rPr>
          <w:rFonts w:ascii="Times New Roman" w:hAnsi="Times New Roman"/>
          <w:sz w:val="24"/>
          <w:szCs w:val="24"/>
          <w:lang w:eastAsia="x-none"/>
        </w:rPr>
        <w:t>Схема принципиальная (Э3)</w:t>
      </w:r>
    </w:p>
    <w:p w14:paraId="73C66F9C" w14:textId="77777777" w:rsidR="00EE30BC" w:rsidRPr="007A1712" w:rsidRDefault="00EE30BC" w:rsidP="00EE30BC">
      <w:pPr>
        <w:numPr>
          <w:ilvl w:val="2"/>
          <w:numId w:val="1"/>
        </w:numPr>
        <w:spacing w:after="0" w:line="300" w:lineRule="auto"/>
        <w:contextualSpacing/>
        <w:rPr>
          <w:rFonts w:ascii="Times New Roman" w:hAnsi="Times New Roman"/>
          <w:sz w:val="24"/>
          <w:szCs w:val="24"/>
          <w:lang w:eastAsia="x-none"/>
        </w:rPr>
      </w:pPr>
      <w:r w:rsidRPr="007A1712">
        <w:rPr>
          <w:rFonts w:ascii="Times New Roman" w:hAnsi="Times New Roman"/>
          <w:sz w:val="24"/>
          <w:szCs w:val="24"/>
          <w:lang w:eastAsia="x-none"/>
        </w:rPr>
        <w:t xml:space="preserve">Файл печатной платы в среде разработки </w:t>
      </w:r>
      <w:r w:rsidRPr="007A1712">
        <w:rPr>
          <w:rFonts w:ascii="Times New Roman" w:hAnsi="Times New Roman"/>
          <w:sz w:val="24"/>
          <w:szCs w:val="24"/>
          <w:lang w:val="en-US" w:eastAsia="x-none"/>
        </w:rPr>
        <w:t>Altium</w:t>
      </w:r>
      <w:r w:rsidRPr="007A1712">
        <w:rPr>
          <w:rFonts w:ascii="Times New Roman" w:hAnsi="Times New Roman"/>
          <w:sz w:val="24"/>
          <w:szCs w:val="24"/>
          <w:lang w:eastAsia="x-none"/>
        </w:rPr>
        <w:t xml:space="preserve"> </w:t>
      </w:r>
      <w:r w:rsidRPr="007A1712">
        <w:rPr>
          <w:rFonts w:ascii="Times New Roman" w:hAnsi="Times New Roman"/>
          <w:sz w:val="24"/>
          <w:szCs w:val="24"/>
          <w:lang w:val="en-US" w:eastAsia="x-none"/>
        </w:rPr>
        <w:t>Designer</w:t>
      </w:r>
      <w:r w:rsidRPr="007A1712">
        <w:rPr>
          <w:rFonts w:ascii="Times New Roman" w:hAnsi="Times New Roman"/>
          <w:sz w:val="24"/>
          <w:szCs w:val="24"/>
          <w:lang w:eastAsia="x-none"/>
        </w:rPr>
        <w:t xml:space="preserve"> (желательно ) или </w:t>
      </w:r>
      <w:r w:rsidRPr="007A1712">
        <w:rPr>
          <w:rFonts w:ascii="Times New Roman" w:hAnsi="Times New Roman"/>
          <w:sz w:val="24"/>
          <w:szCs w:val="24"/>
          <w:lang w:val="en-US" w:eastAsia="x-none"/>
        </w:rPr>
        <w:t>KiCAD</w:t>
      </w:r>
      <w:r w:rsidRPr="007A1712">
        <w:rPr>
          <w:rFonts w:ascii="Times New Roman" w:hAnsi="Times New Roman"/>
          <w:sz w:val="24"/>
          <w:szCs w:val="24"/>
          <w:lang w:eastAsia="x-none"/>
        </w:rPr>
        <w:t>.</w:t>
      </w:r>
    </w:p>
    <w:p w14:paraId="1EB4B107" w14:textId="77777777" w:rsidR="00EE30BC" w:rsidRPr="007A1712" w:rsidRDefault="00EE30BC" w:rsidP="00EE30BC">
      <w:pPr>
        <w:numPr>
          <w:ilvl w:val="2"/>
          <w:numId w:val="1"/>
        </w:numPr>
        <w:spacing w:after="0" w:line="300" w:lineRule="auto"/>
        <w:contextualSpacing/>
        <w:rPr>
          <w:rFonts w:ascii="Times New Roman" w:hAnsi="Times New Roman"/>
          <w:sz w:val="24"/>
          <w:szCs w:val="24"/>
          <w:lang w:eastAsia="x-none"/>
        </w:rPr>
      </w:pPr>
      <w:r w:rsidRPr="007A1712">
        <w:rPr>
          <w:rFonts w:ascii="Times New Roman" w:hAnsi="Times New Roman"/>
          <w:sz w:val="24"/>
          <w:szCs w:val="24"/>
          <w:lang w:eastAsia="x-none"/>
        </w:rPr>
        <w:t xml:space="preserve">Файл спецификации (Э3) по ГОСТ или в произвольной форме в формате </w:t>
      </w:r>
      <w:r w:rsidRPr="007A1712">
        <w:rPr>
          <w:rFonts w:ascii="Times New Roman" w:hAnsi="Times New Roman"/>
          <w:sz w:val="24"/>
          <w:szCs w:val="24"/>
          <w:lang w:val="en-US" w:eastAsia="x-none"/>
        </w:rPr>
        <w:t>MS</w:t>
      </w:r>
      <w:r w:rsidRPr="007A1712">
        <w:rPr>
          <w:rFonts w:ascii="Times New Roman" w:hAnsi="Times New Roman"/>
          <w:sz w:val="24"/>
          <w:szCs w:val="24"/>
          <w:lang w:eastAsia="x-none"/>
        </w:rPr>
        <w:t xml:space="preserve"> </w:t>
      </w:r>
      <w:r w:rsidRPr="007A1712">
        <w:rPr>
          <w:rFonts w:ascii="Times New Roman" w:hAnsi="Times New Roman"/>
          <w:sz w:val="24"/>
          <w:szCs w:val="24"/>
          <w:lang w:val="en-US" w:eastAsia="x-none"/>
        </w:rPr>
        <w:t>Excel</w:t>
      </w:r>
      <w:r w:rsidRPr="007A1712">
        <w:rPr>
          <w:rFonts w:ascii="Times New Roman" w:hAnsi="Times New Roman"/>
          <w:sz w:val="24"/>
          <w:szCs w:val="24"/>
          <w:lang w:eastAsia="x-none"/>
        </w:rPr>
        <w:t>, содержащий необходимые данные для заказа комплектующих. Прежде всего должен быть указан точный партномер, а для пассивных компонентов описание параметров (емкость, тип диэлектрика, напряжение. корпус и т.д. ) для подбора аналога. Все применяемые компоненты должны быть доступны в наличии у поставщиков или с минимальным сроком.</w:t>
      </w:r>
    </w:p>
    <w:p w14:paraId="14F82F0A" w14:textId="77777777" w:rsidR="00891BFA" w:rsidRPr="007A1712" w:rsidRDefault="00891BFA" w:rsidP="00EE30BC">
      <w:pPr>
        <w:numPr>
          <w:ilvl w:val="2"/>
          <w:numId w:val="1"/>
        </w:numPr>
        <w:spacing w:after="0" w:line="300" w:lineRule="auto"/>
        <w:contextualSpacing/>
        <w:rPr>
          <w:rFonts w:ascii="Times New Roman" w:hAnsi="Times New Roman"/>
          <w:sz w:val="24"/>
          <w:szCs w:val="24"/>
          <w:lang w:eastAsia="x-none"/>
        </w:rPr>
      </w:pPr>
      <w:r w:rsidRPr="007A1712">
        <w:rPr>
          <w:rFonts w:ascii="Times New Roman" w:hAnsi="Times New Roman"/>
          <w:sz w:val="24"/>
          <w:szCs w:val="24"/>
          <w:lang w:val="en-US" w:eastAsia="x-none"/>
        </w:rPr>
        <w:t>Gerber</w:t>
      </w:r>
      <w:r w:rsidRPr="007A1712">
        <w:rPr>
          <w:rFonts w:ascii="Times New Roman" w:hAnsi="Times New Roman"/>
          <w:sz w:val="24"/>
          <w:szCs w:val="24"/>
          <w:lang w:eastAsia="x-none"/>
        </w:rPr>
        <w:t xml:space="preserve"> файл, пригодный для заказа платы.</w:t>
      </w:r>
    </w:p>
    <w:p w14:paraId="10314FC7" w14:textId="77777777" w:rsidR="00EE30BC" w:rsidRPr="007A1712" w:rsidRDefault="00EE30BC" w:rsidP="00EE30BC">
      <w:pPr>
        <w:numPr>
          <w:ilvl w:val="2"/>
          <w:numId w:val="1"/>
        </w:numPr>
        <w:spacing w:after="0" w:line="300" w:lineRule="auto"/>
        <w:contextualSpacing/>
        <w:rPr>
          <w:rFonts w:ascii="Times New Roman" w:hAnsi="Times New Roman"/>
          <w:sz w:val="24"/>
          <w:szCs w:val="24"/>
          <w:lang w:eastAsia="x-none"/>
        </w:rPr>
      </w:pPr>
      <w:r w:rsidRPr="007A1712">
        <w:rPr>
          <w:rFonts w:ascii="Times New Roman" w:hAnsi="Times New Roman"/>
          <w:sz w:val="24"/>
          <w:szCs w:val="24"/>
          <w:lang w:eastAsia="x-none"/>
        </w:rPr>
        <w:t>Сборочный чертеж (СБ).</w:t>
      </w:r>
    </w:p>
    <w:p w14:paraId="4ECE4129" w14:textId="77777777" w:rsidR="00EE30BC" w:rsidRPr="007A1712" w:rsidRDefault="00EE30BC" w:rsidP="00EE30BC">
      <w:pPr>
        <w:numPr>
          <w:ilvl w:val="2"/>
          <w:numId w:val="1"/>
        </w:numPr>
        <w:spacing w:after="0" w:line="300" w:lineRule="auto"/>
        <w:contextualSpacing/>
        <w:rPr>
          <w:rFonts w:ascii="Times New Roman" w:hAnsi="Times New Roman"/>
          <w:sz w:val="24"/>
          <w:szCs w:val="24"/>
          <w:lang w:eastAsia="x-none"/>
        </w:rPr>
      </w:pPr>
      <w:r w:rsidRPr="007A1712">
        <w:rPr>
          <w:rFonts w:ascii="Times New Roman" w:hAnsi="Times New Roman"/>
          <w:sz w:val="24"/>
          <w:szCs w:val="24"/>
          <w:lang w:eastAsia="x-none"/>
        </w:rPr>
        <w:t>Схема подключения (Э5).</w:t>
      </w:r>
    </w:p>
    <w:p w14:paraId="59A6A0C1" w14:textId="77777777" w:rsidR="00EE30BC" w:rsidRPr="007A1712" w:rsidRDefault="00EE30BC" w:rsidP="00EE30BC">
      <w:pPr>
        <w:spacing w:after="0" w:line="300" w:lineRule="auto"/>
        <w:ind w:left="720"/>
        <w:contextualSpacing/>
        <w:rPr>
          <w:rFonts w:ascii="Times New Roman" w:hAnsi="Times New Roman"/>
          <w:sz w:val="24"/>
          <w:szCs w:val="24"/>
          <w:lang w:eastAsia="x-none"/>
        </w:rPr>
      </w:pPr>
    </w:p>
    <w:p w14:paraId="6871E44D" w14:textId="77777777" w:rsidR="00EE30BC" w:rsidRPr="007A1712" w:rsidRDefault="00EE30BC" w:rsidP="00EE30BC">
      <w:pPr>
        <w:spacing w:after="0" w:line="300" w:lineRule="auto"/>
        <w:ind w:left="720"/>
        <w:contextualSpacing/>
        <w:rPr>
          <w:rFonts w:ascii="Times New Roman" w:hAnsi="Times New Roman"/>
          <w:sz w:val="24"/>
          <w:szCs w:val="24"/>
          <w:lang w:eastAsia="x-none"/>
        </w:rPr>
      </w:pPr>
      <w:r w:rsidRPr="007A1712">
        <w:rPr>
          <w:rFonts w:ascii="Times New Roman" w:hAnsi="Times New Roman"/>
          <w:sz w:val="24"/>
          <w:szCs w:val="24"/>
          <w:lang w:eastAsia="x-none"/>
        </w:rPr>
        <w:t xml:space="preserve">В случае возникновения </w:t>
      </w:r>
      <w:r w:rsidR="00891BFA" w:rsidRPr="007A1712">
        <w:rPr>
          <w:rFonts w:ascii="Times New Roman" w:hAnsi="Times New Roman"/>
          <w:sz w:val="24"/>
          <w:szCs w:val="24"/>
          <w:lang w:eastAsia="x-none"/>
        </w:rPr>
        <w:t xml:space="preserve">обоснованных </w:t>
      </w:r>
      <w:r w:rsidRPr="007A1712">
        <w:rPr>
          <w:rFonts w:ascii="Times New Roman" w:hAnsi="Times New Roman"/>
          <w:sz w:val="24"/>
          <w:szCs w:val="24"/>
          <w:lang w:eastAsia="x-none"/>
        </w:rPr>
        <w:t xml:space="preserve">претензий или вопросов у контрактных производителей при размещении заказа на производство, разработчик обязан </w:t>
      </w:r>
      <w:r w:rsidR="00891BFA" w:rsidRPr="007A1712">
        <w:rPr>
          <w:rFonts w:ascii="Times New Roman" w:hAnsi="Times New Roman"/>
          <w:sz w:val="24"/>
          <w:szCs w:val="24"/>
          <w:lang w:eastAsia="x-none"/>
        </w:rPr>
        <w:t xml:space="preserve">помочь </w:t>
      </w:r>
      <w:r w:rsidRPr="007A1712">
        <w:rPr>
          <w:rFonts w:ascii="Times New Roman" w:hAnsi="Times New Roman"/>
          <w:sz w:val="24"/>
          <w:szCs w:val="24"/>
          <w:lang w:eastAsia="x-none"/>
        </w:rPr>
        <w:t>решить возникшие вопросы.</w:t>
      </w:r>
    </w:p>
    <w:p w14:paraId="74505628" w14:textId="77777777" w:rsidR="00891BFA" w:rsidRPr="007A1712" w:rsidRDefault="00891BFA" w:rsidP="00EE30BC">
      <w:pPr>
        <w:spacing w:after="0" w:line="300" w:lineRule="auto"/>
        <w:ind w:left="720"/>
        <w:contextualSpacing/>
        <w:rPr>
          <w:rFonts w:ascii="Times New Roman" w:hAnsi="Times New Roman"/>
          <w:sz w:val="24"/>
          <w:szCs w:val="24"/>
          <w:lang w:eastAsia="x-none"/>
        </w:rPr>
      </w:pPr>
    </w:p>
    <w:p w14:paraId="490623DB" w14:textId="77777777" w:rsidR="001F6BAC" w:rsidRPr="007A1712" w:rsidRDefault="00891BFA" w:rsidP="00891BFA">
      <w:pPr>
        <w:numPr>
          <w:ilvl w:val="1"/>
          <w:numId w:val="1"/>
        </w:numPr>
        <w:spacing w:before="240" w:after="0" w:line="300" w:lineRule="auto"/>
        <w:ind w:left="709" w:hanging="709"/>
        <w:contextualSpacing/>
        <w:rPr>
          <w:rFonts w:ascii="Times New Roman" w:hAnsi="Times New Roman"/>
          <w:sz w:val="24"/>
          <w:szCs w:val="24"/>
          <w:lang w:eastAsia="x-none"/>
        </w:rPr>
      </w:pPr>
      <w:r w:rsidRPr="007A1712">
        <w:rPr>
          <w:rFonts w:ascii="Times New Roman" w:hAnsi="Times New Roman"/>
          <w:sz w:val="24"/>
          <w:szCs w:val="24"/>
          <w:lang w:eastAsia="x-none"/>
        </w:rPr>
        <w:t xml:space="preserve">Работа управляющей программы микроконтроллера должна быть описана по образцу, предоставляемому отдельно. </w:t>
      </w:r>
    </w:p>
    <w:p w14:paraId="0B9A74FC" w14:textId="77777777" w:rsidR="00891BFA" w:rsidRPr="007A1712" w:rsidRDefault="00891BFA" w:rsidP="00891BFA">
      <w:pPr>
        <w:numPr>
          <w:ilvl w:val="1"/>
          <w:numId w:val="1"/>
        </w:numPr>
        <w:spacing w:before="240" w:after="0" w:line="300" w:lineRule="auto"/>
        <w:ind w:left="709" w:hanging="709"/>
        <w:contextualSpacing/>
        <w:rPr>
          <w:rFonts w:ascii="Times New Roman" w:hAnsi="Times New Roman"/>
          <w:sz w:val="24"/>
          <w:szCs w:val="24"/>
          <w:lang w:eastAsia="x-none"/>
        </w:rPr>
      </w:pPr>
      <w:r w:rsidRPr="007A1712">
        <w:rPr>
          <w:rFonts w:ascii="Times New Roman" w:hAnsi="Times New Roman"/>
          <w:sz w:val="24"/>
          <w:szCs w:val="24"/>
          <w:lang w:eastAsia="x-none"/>
        </w:rPr>
        <w:t>Исходный код управляющей программы должен быть снабжен комментариями.</w:t>
      </w:r>
    </w:p>
    <w:p w14:paraId="3F8694A7" w14:textId="77777777" w:rsidR="00046925" w:rsidRPr="007A1712" w:rsidRDefault="00046925" w:rsidP="00083D85">
      <w:pPr>
        <w:spacing w:after="0" w:line="300" w:lineRule="auto"/>
        <w:ind w:left="550" w:hanging="550"/>
        <w:contextualSpacing/>
        <w:rPr>
          <w:rFonts w:ascii="Times New Roman" w:hAnsi="Times New Roman"/>
          <w:sz w:val="24"/>
          <w:szCs w:val="24"/>
          <w:lang w:val="en-US" w:eastAsia="x-none"/>
        </w:rPr>
      </w:pPr>
    </w:p>
    <w:p w14:paraId="2901B1D9" w14:textId="77777777" w:rsidR="00046925" w:rsidRPr="007A1712" w:rsidRDefault="00046925" w:rsidP="00083D85">
      <w:pPr>
        <w:pStyle w:val="2"/>
        <w:numPr>
          <w:ilvl w:val="0"/>
          <w:numId w:val="1"/>
        </w:numPr>
        <w:spacing w:after="0" w:line="300" w:lineRule="auto"/>
        <w:ind w:left="550" w:hanging="550"/>
        <w:rPr>
          <w:rFonts w:ascii="Times New Roman" w:hAnsi="Times New Roman"/>
          <w:b/>
          <w:caps/>
          <w:sz w:val="24"/>
          <w:szCs w:val="24"/>
          <w:lang w:val="ru-RU"/>
        </w:rPr>
      </w:pPr>
      <w:r w:rsidRPr="007A1712">
        <w:rPr>
          <w:rFonts w:ascii="Times New Roman" w:hAnsi="Times New Roman"/>
          <w:b/>
          <w:caps/>
          <w:sz w:val="24"/>
          <w:szCs w:val="24"/>
          <w:lang w:val="ru-RU"/>
        </w:rPr>
        <w:t>МЕТОДИКА ПРОВЕДЕНИЯ ИСПЫТАНИЙ</w:t>
      </w:r>
    </w:p>
    <w:p w14:paraId="411089E1" w14:textId="77777777" w:rsidR="001F6BAC" w:rsidRPr="007A1712" w:rsidRDefault="00046925" w:rsidP="001F6BAC">
      <w:pPr>
        <w:spacing w:after="0" w:line="300" w:lineRule="auto"/>
        <w:ind w:left="550" w:hanging="550"/>
        <w:contextualSpacing/>
        <w:rPr>
          <w:rFonts w:ascii="Times New Roman" w:hAnsi="Times New Roman"/>
          <w:sz w:val="24"/>
          <w:szCs w:val="24"/>
          <w:lang w:eastAsia="x-none"/>
        </w:rPr>
      </w:pPr>
      <w:r w:rsidRPr="007A1712">
        <w:rPr>
          <w:rFonts w:ascii="Times New Roman" w:hAnsi="Times New Roman"/>
          <w:sz w:val="24"/>
          <w:szCs w:val="24"/>
          <w:lang w:eastAsia="x-none"/>
        </w:rPr>
        <w:t xml:space="preserve">Испытания проводятся на базе </w:t>
      </w:r>
    </w:p>
    <w:p w14:paraId="3286517C" w14:textId="77777777" w:rsidR="001F6BAC" w:rsidRPr="007A1712" w:rsidRDefault="001F6BAC" w:rsidP="001F6BAC">
      <w:pPr>
        <w:spacing w:after="0" w:line="300" w:lineRule="auto"/>
        <w:contextualSpacing/>
        <w:rPr>
          <w:rFonts w:ascii="Times New Roman" w:hAnsi="Times New Roman"/>
          <w:sz w:val="24"/>
          <w:szCs w:val="24"/>
          <w:lang w:eastAsia="x-none"/>
        </w:rPr>
      </w:pPr>
    </w:p>
    <w:p w14:paraId="65F0C63B" w14:textId="77777777" w:rsidR="00046925" w:rsidRPr="007A1712" w:rsidRDefault="00046925" w:rsidP="00083D85">
      <w:pPr>
        <w:pStyle w:val="2"/>
        <w:numPr>
          <w:ilvl w:val="0"/>
          <w:numId w:val="1"/>
        </w:numPr>
        <w:spacing w:after="0" w:line="300" w:lineRule="auto"/>
        <w:ind w:left="550" w:hanging="550"/>
        <w:rPr>
          <w:rFonts w:ascii="Times New Roman" w:hAnsi="Times New Roman"/>
          <w:b/>
          <w:caps/>
          <w:sz w:val="24"/>
          <w:szCs w:val="24"/>
          <w:lang w:val="ru-RU"/>
        </w:rPr>
      </w:pPr>
      <w:r w:rsidRPr="007A1712">
        <w:rPr>
          <w:rFonts w:ascii="Times New Roman" w:hAnsi="Times New Roman"/>
          <w:b/>
          <w:caps/>
          <w:sz w:val="24"/>
          <w:szCs w:val="24"/>
          <w:lang w:val="ru-RU"/>
        </w:rPr>
        <w:t>ЭТАПЫ ВЫПОЛНЕ</w:t>
      </w:r>
      <w:r w:rsidR="00640465" w:rsidRPr="007A1712">
        <w:rPr>
          <w:rFonts w:ascii="Times New Roman" w:hAnsi="Times New Roman"/>
          <w:b/>
          <w:caps/>
          <w:sz w:val="24"/>
          <w:szCs w:val="24"/>
          <w:lang w:val="ru-RU"/>
        </w:rPr>
        <w:t>Н</w:t>
      </w:r>
      <w:r w:rsidRPr="007A1712">
        <w:rPr>
          <w:rFonts w:ascii="Times New Roman" w:hAnsi="Times New Roman"/>
          <w:b/>
          <w:caps/>
          <w:sz w:val="24"/>
          <w:szCs w:val="24"/>
          <w:lang w:val="ru-RU"/>
        </w:rPr>
        <w:t>ИЯ РАБОТ</w:t>
      </w:r>
    </w:p>
    <w:p w14:paraId="60F1AA83" w14:textId="77777777" w:rsidR="00B44586" w:rsidRPr="007A1712" w:rsidRDefault="00B44586" w:rsidP="00083D85">
      <w:pPr>
        <w:spacing w:line="300" w:lineRule="auto"/>
        <w:ind w:left="550" w:hanging="550"/>
        <w:rPr>
          <w:rFonts w:ascii="Times New Roman" w:hAnsi="Times New Roman"/>
          <w:sz w:val="24"/>
          <w:szCs w:val="24"/>
        </w:rPr>
      </w:pPr>
    </w:p>
    <w:p w14:paraId="32273EB4" w14:textId="77777777" w:rsidR="00B44586" w:rsidRPr="007A1712" w:rsidRDefault="00B44586" w:rsidP="00B44586">
      <w:pPr>
        <w:rPr>
          <w:rFonts w:ascii="Times New Roman" w:hAnsi="Times New Roman"/>
          <w:sz w:val="24"/>
          <w:szCs w:val="24"/>
        </w:rPr>
      </w:pPr>
    </w:p>
    <w:p w14:paraId="269D5470" w14:textId="77777777" w:rsidR="00B44586" w:rsidRPr="007A1712" w:rsidRDefault="00B44586" w:rsidP="00B44586">
      <w:pPr>
        <w:rPr>
          <w:rFonts w:ascii="Times New Roman" w:hAnsi="Times New Roman"/>
          <w:sz w:val="24"/>
          <w:szCs w:val="24"/>
        </w:rPr>
      </w:pPr>
    </w:p>
    <w:p w14:paraId="7CBD0661" w14:textId="77777777" w:rsidR="00B44586" w:rsidRPr="007A1712" w:rsidRDefault="00B44586" w:rsidP="00B44586">
      <w:pPr>
        <w:rPr>
          <w:rFonts w:ascii="Times New Roman" w:hAnsi="Times New Roman"/>
          <w:sz w:val="24"/>
          <w:szCs w:val="24"/>
        </w:rPr>
      </w:pPr>
    </w:p>
    <w:p w14:paraId="7AAAB231" w14:textId="77777777" w:rsidR="00B44586" w:rsidRPr="007A1712" w:rsidRDefault="00B44586" w:rsidP="00B44586">
      <w:pPr>
        <w:tabs>
          <w:tab w:val="left" w:pos="946"/>
        </w:tabs>
        <w:rPr>
          <w:rFonts w:ascii="Times New Roman" w:hAnsi="Times New Roman"/>
          <w:sz w:val="24"/>
          <w:szCs w:val="24"/>
        </w:rPr>
      </w:pPr>
      <w:r w:rsidRPr="007A1712">
        <w:rPr>
          <w:rFonts w:ascii="Times New Roman" w:hAnsi="Times New Roman"/>
          <w:sz w:val="24"/>
          <w:szCs w:val="24"/>
        </w:rPr>
        <w:t>Приложение 1.</w:t>
      </w:r>
    </w:p>
    <w:p w14:paraId="018304DB" w14:textId="77777777" w:rsidR="00B44586" w:rsidRPr="007A1712" w:rsidRDefault="001F6BAC" w:rsidP="00B44586">
      <w:pPr>
        <w:tabs>
          <w:tab w:val="left" w:pos="946"/>
        </w:tabs>
        <w:rPr>
          <w:rFonts w:ascii="Times New Roman" w:hAnsi="Times New Roman"/>
          <w:sz w:val="24"/>
          <w:szCs w:val="24"/>
          <w:lang w:val="en-US"/>
        </w:rPr>
      </w:pPr>
      <w:r w:rsidRPr="007A1712">
        <w:rPr>
          <w:rFonts w:ascii="Times New Roman" w:hAnsi="Times New Roman"/>
          <w:sz w:val="24"/>
          <w:szCs w:val="24"/>
        </w:rPr>
        <w:t xml:space="preserve">Схема изолированного </w:t>
      </w:r>
      <w:r w:rsidRPr="007A1712">
        <w:rPr>
          <w:rFonts w:ascii="Times New Roman" w:hAnsi="Times New Roman"/>
          <w:sz w:val="24"/>
          <w:szCs w:val="24"/>
          <w:lang w:val="en-US"/>
        </w:rPr>
        <w:t>CAN</w:t>
      </w:r>
    </w:p>
    <w:p w14:paraId="1A5DED33" w14:textId="77777777" w:rsidR="001F6BAC" w:rsidRPr="007A1712" w:rsidRDefault="001F6BAC" w:rsidP="00B44586">
      <w:pPr>
        <w:tabs>
          <w:tab w:val="left" w:pos="946"/>
        </w:tabs>
        <w:rPr>
          <w:rFonts w:ascii="Times New Roman" w:hAnsi="Times New Roman"/>
          <w:sz w:val="24"/>
          <w:szCs w:val="24"/>
          <w:lang w:val="en-US"/>
        </w:rPr>
      </w:pPr>
    </w:p>
    <w:p w14:paraId="20617461" w14:textId="77777777" w:rsidR="00061FFC" w:rsidRPr="007A1712" w:rsidRDefault="007A1712" w:rsidP="00B44586">
      <w:pPr>
        <w:tabs>
          <w:tab w:val="left" w:pos="946"/>
        </w:tabs>
        <w:rPr>
          <w:rFonts w:ascii="Times New Roman" w:hAnsi="Times New Roman"/>
          <w:sz w:val="24"/>
          <w:szCs w:val="24"/>
          <w:lang w:val="en-US"/>
        </w:rPr>
      </w:pPr>
      <w:r w:rsidRPr="007A1712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349D1D7B" wp14:editId="0A80D918">
            <wp:extent cx="5495290" cy="27520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A6AB7" w14:textId="77777777" w:rsidR="00061FFC" w:rsidRPr="007A1712" w:rsidRDefault="00061FFC" w:rsidP="00B44586">
      <w:pPr>
        <w:tabs>
          <w:tab w:val="left" w:pos="946"/>
        </w:tabs>
        <w:rPr>
          <w:rFonts w:ascii="Times New Roman" w:hAnsi="Times New Roman"/>
          <w:sz w:val="24"/>
          <w:szCs w:val="24"/>
          <w:lang w:val="en-US"/>
        </w:rPr>
      </w:pPr>
    </w:p>
    <w:p w14:paraId="6B9CDCE3" w14:textId="77777777" w:rsidR="001F6BAC" w:rsidRPr="007A1712" w:rsidRDefault="001F6BAC" w:rsidP="00B44586">
      <w:pPr>
        <w:tabs>
          <w:tab w:val="left" w:pos="946"/>
        </w:tabs>
        <w:rPr>
          <w:rFonts w:ascii="Times New Roman" w:hAnsi="Times New Roman"/>
          <w:sz w:val="24"/>
          <w:szCs w:val="24"/>
          <w:lang w:val="en-US"/>
        </w:rPr>
      </w:pPr>
    </w:p>
    <w:p w14:paraId="7BD2CFEC" w14:textId="77777777" w:rsidR="00061FFC" w:rsidRPr="007A1712" w:rsidRDefault="001F6BAC" w:rsidP="00B44586">
      <w:pPr>
        <w:tabs>
          <w:tab w:val="left" w:pos="946"/>
        </w:tabs>
        <w:rPr>
          <w:rFonts w:ascii="Times New Roman" w:hAnsi="Times New Roman"/>
          <w:sz w:val="24"/>
          <w:szCs w:val="24"/>
        </w:rPr>
      </w:pPr>
      <w:r w:rsidRPr="007A1712">
        <w:rPr>
          <w:rFonts w:ascii="Times New Roman" w:hAnsi="Times New Roman"/>
          <w:sz w:val="24"/>
          <w:szCs w:val="24"/>
        </w:rPr>
        <w:t>Фрагмент схемы питания</w:t>
      </w:r>
    </w:p>
    <w:p w14:paraId="617F7A75" w14:textId="77777777" w:rsidR="008674CE" w:rsidRPr="007A1712" w:rsidRDefault="007A1712" w:rsidP="00061FFC">
      <w:pPr>
        <w:rPr>
          <w:rFonts w:ascii="Times New Roman" w:hAnsi="Times New Roman"/>
          <w:sz w:val="24"/>
          <w:szCs w:val="24"/>
        </w:rPr>
      </w:pPr>
      <w:r w:rsidRPr="007A1712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0C15264B" wp14:editId="226AC40B">
            <wp:extent cx="5495290" cy="12338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9BFBB" w14:textId="77777777" w:rsidR="001F6BAC" w:rsidRPr="007A1712" w:rsidRDefault="001F6BAC" w:rsidP="00061FFC">
      <w:pPr>
        <w:rPr>
          <w:rFonts w:ascii="Times New Roman" w:hAnsi="Times New Roman"/>
          <w:sz w:val="24"/>
          <w:szCs w:val="24"/>
        </w:rPr>
      </w:pPr>
    </w:p>
    <w:p w14:paraId="298D51FC" w14:textId="77777777" w:rsidR="008674CE" w:rsidRPr="007A1712" w:rsidRDefault="008674CE" w:rsidP="00061FFC">
      <w:pPr>
        <w:rPr>
          <w:rFonts w:ascii="Times New Roman" w:hAnsi="Times New Roman"/>
          <w:sz w:val="24"/>
          <w:szCs w:val="24"/>
        </w:rPr>
      </w:pPr>
    </w:p>
    <w:p w14:paraId="2D8EFD80" w14:textId="77777777" w:rsidR="008674CE" w:rsidRPr="007A1712" w:rsidRDefault="008674CE" w:rsidP="00061FFC">
      <w:pPr>
        <w:rPr>
          <w:rFonts w:ascii="Times New Roman" w:hAnsi="Times New Roman"/>
          <w:sz w:val="24"/>
          <w:szCs w:val="24"/>
        </w:rPr>
      </w:pPr>
    </w:p>
    <w:p w14:paraId="619FDFE1" w14:textId="77777777" w:rsidR="008674CE" w:rsidRPr="007A1712" w:rsidRDefault="008674CE" w:rsidP="00061FFC">
      <w:pPr>
        <w:rPr>
          <w:rFonts w:ascii="Times New Roman" w:hAnsi="Times New Roman"/>
          <w:sz w:val="24"/>
          <w:szCs w:val="24"/>
        </w:rPr>
      </w:pPr>
    </w:p>
    <w:p w14:paraId="4D5CA669" w14:textId="77777777" w:rsidR="008674CE" w:rsidRPr="007A1712" w:rsidRDefault="008674CE" w:rsidP="00061FFC">
      <w:pPr>
        <w:rPr>
          <w:rFonts w:ascii="Times New Roman" w:hAnsi="Times New Roman"/>
          <w:sz w:val="24"/>
          <w:szCs w:val="24"/>
        </w:rPr>
      </w:pPr>
    </w:p>
    <w:p w14:paraId="7668E4A8" w14:textId="77777777" w:rsidR="008674CE" w:rsidRPr="007A1712" w:rsidRDefault="008674CE" w:rsidP="00061FFC">
      <w:pPr>
        <w:rPr>
          <w:rFonts w:ascii="Times New Roman" w:hAnsi="Times New Roman"/>
          <w:sz w:val="24"/>
          <w:szCs w:val="24"/>
        </w:rPr>
      </w:pPr>
    </w:p>
    <w:p w14:paraId="3118EB0E" w14:textId="77777777" w:rsidR="008674CE" w:rsidRPr="007A1712" w:rsidRDefault="008674CE" w:rsidP="00061FFC">
      <w:pPr>
        <w:rPr>
          <w:rFonts w:ascii="Times New Roman" w:hAnsi="Times New Roman"/>
          <w:sz w:val="24"/>
          <w:szCs w:val="24"/>
        </w:rPr>
      </w:pPr>
    </w:p>
    <w:p w14:paraId="23FE52D3" w14:textId="77777777" w:rsidR="008674CE" w:rsidRPr="007A1712" w:rsidRDefault="008674CE" w:rsidP="00061FFC">
      <w:pPr>
        <w:rPr>
          <w:rFonts w:ascii="Times New Roman" w:hAnsi="Times New Roman"/>
          <w:sz w:val="24"/>
          <w:szCs w:val="24"/>
        </w:rPr>
      </w:pPr>
    </w:p>
    <w:p w14:paraId="6EBC4137" w14:textId="77777777" w:rsidR="008674CE" w:rsidRPr="007A1712" w:rsidRDefault="008674CE" w:rsidP="00061FFC">
      <w:pPr>
        <w:rPr>
          <w:rFonts w:ascii="Times New Roman" w:hAnsi="Times New Roman"/>
          <w:sz w:val="24"/>
          <w:szCs w:val="24"/>
        </w:rPr>
      </w:pPr>
    </w:p>
    <w:p w14:paraId="471ECFA5" w14:textId="77777777" w:rsidR="008674CE" w:rsidRPr="007A1712" w:rsidRDefault="008674CE" w:rsidP="00061FFC">
      <w:pPr>
        <w:rPr>
          <w:rFonts w:ascii="Times New Roman" w:hAnsi="Times New Roman"/>
          <w:sz w:val="24"/>
          <w:szCs w:val="24"/>
        </w:rPr>
      </w:pPr>
    </w:p>
    <w:p w14:paraId="0410BFBE" w14:textId="77777777" w:rsidR="008674CE" w:rsidRPr="007A1712" w:rsidRDefault="008674CE" w:rsidP="00061FFC">
      <w:pPr>
        <w:rPr>
          <w:rFonts w:ascii="Times New Roman" w:hAnsi="Times New Roman"/>
          <w:sz w:val="24"/>
          <w:szCs w:val="24"/>
        </w:rPr>
      </w:pPr>
      <w:r w:rsidRPr="007A1712">
        <w:rPr>
          <w:rFonts w:ascii="Times New Roman" w:hAnsi="Times New Roman"/>
          <w:sz w:val="24"/>
          <w:szCs w:val="24"/>
        </w:rPr>
        <w:t>Фрагмент схемы изолированного АЦП</w:t>
      </w:r>
    </w:p>
    <w:p w14:paraId="1198847D" w14:textId="77777777" w:rsidR="008674CE" w:rsidRPr="007A1712" w:rsidRDefault="007A1712" w:rsidP="00061FFC">
      <w:pPr>
        <w:rPr>
          <w:rFonts w:ascii="Times New Roman" w:hAnsi="Times New Roman"/>
          <w:sz w:val="24"/>
          <w:szCs w:val="24"/>
        </w:rPr>
      </w:pPr>
      <w:r w:rsidRPr="007A1712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74EFA7B2" wp14:editId="29013F5E">
            <wp:extent cx="6124575" cy="48393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83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74CE" w:rsidRPr="007A1712" w:rsidSect="00FC2E7C">
      <w:footerReference w:type="even" r:id="rId16"/>
      <w:footerReference w:type="default" r:id="rId17"/>
      <w:pgSz w:w="11906" w:h="16838"/>
      <w:pgMar w:top="720" w:right="720" w:bottom="720" w:left="1540" w:header="709" w:footer="709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0" w:author="Варюхин Антон Николаевич" w:date="2023-07-31T18:52:00Z" w:initials="ВАН">
    <w:p w14:paraId="77548173" w14:textId="77777777" w:rsidR="00A2574D" w:rsidRPr="00A2574D" w:rsidRDefault="00A2574D">
      <w:pPr>
        <w:pStyle w:val="ac"/>
      </w:pPr>
      <w:r>
        <w:rPr>
          <w:rStyle w:val="ab"/>
        </w:rPr>
        <w:annotationRef/>
      </w:r>
      <w:r>
        <w:t xml:space="preserve">По </w:t>
      </w:r>
      <w:r>
        <w:rPr>
          <w:lang w:val="en-US"/>
        </w:rPr>
        <w:t>Ethernet</w:t>
      </w:r>
      <w:r w:rsidRPr="00A2574D">
        <w:t xml:space="preserve"> </w:t>
      </w:r>
      <w:r>
        <w:t>планшет пилота подключается к КП</w:t>
      </w:r>
    </w:p>
  </w:comment>
  <w:comment w:id="22" w:author="Варюхин Антон Николаевич" w:date="2023-07-31T18:53:00Z" w:initials="ВАН">
    <w:p w14:paraId="7FF70485" w14:textId="77777777" w:rsidR="008A76E1" w:rsidRDefault="008A76E1">
      <w:pPr>
        <w:pStyle w:val="ac"/>
      </w:pPr>
      <w:r>
        <w:rPr>
          <w:rStyle w:val="ab"/>
        </w:rPr>
        <w:annotationRef/>
      </w:r>
      <w:r>
        <w:t>У нас питание 24В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7548173" w15:done="0"/>
  <w15:commentEx w15:paraId="7FF7048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7548173" w16cid:durableId="28734011"/>
  <w16cid:commentId w16cid:paraId="7FF70485" w16cid:durableId="2873401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F3DBC6" w14:textId="77777777" w:rsidR="002A524A" w:rsidRDefault="002A524A" w:rsidP="004C0A1A">
      <w:pPr>
        <w:spacing w:after="0" w:line="240" w:lineRule="auto"/>
      </w:pPr>
      <w:r>
        <w:separator/>
      </w:r>
    </w:p>
  </w:endnote>
  <w:endnote w:type="continuationSeparator" w:id="0">
    <w:p w14:paraId="0FEB4D7A" w14:textId="77777777" w:rsidR="002A524A" w:rsidRDefault="002A524A" w:rsidP="004C0A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03EBB" w14:textId="77777777" w:rsidR="00924D20" w:rsidRDefault="00924D20" w:rsidP="00FC2E7C">
    <w:pPr>
      <w:pStyle w:val="a5"/>
      <w:framePr w:wrap="around" w:vAnchor="text" w:hAnchor="margin" w:xAlign="right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end"/>
    </w:r>
  </w:p>
  <w:p w14:paraId="1C435165" w14:textId="77777777" w:rsidR="00924D20" w:rsidRDefault="00924D20" w:rsidP="00FC2E7C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C2112" w14:textId="77777777" w:rsidR="00924D20" w:rsidRDefault="00924D20" w:rsidP="00FC2E7C">
    <w:pPr>
      <w:pStyle w:val="a5"/>
      <w:framePr w:wrap="around" w:vAnchor="text" w:hAnchor="margin" w:xAlign="right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 w:rsidR="008A76E1">
      <w:rPr>
        <w:rStyle w:val="af0"/>
        <w:noProof/>
      </w:rPr>
      <w:t>8</w:t>
    </w:r>
    <w:r>
      <w:rPr>
        <w:rStyle w:val="af0"/>
      </w:rPr>
      <w:fldChar w:fldCharType="end"/>
    </w:r>
  </w:p>
  <w:p w14:paraId="341DB151" w14:textId="77777777" w:rsidR="00924D20" w:rsidRDefault="00924D20" w:rsidP="00FC2E7C">
    <w:pPr>
      <w:pStyle w:val="a5"/>
      <w:ind w:right="3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7C4C9D" w14:textId="77777777" w:rsidR="002A524A" w:rsidRDefault="002A524A" w:rsidP="004C0A1A">
      <w:pPr>
        <w:spacing w:after="0" w:line="240" w:lineRule="auto"/>
      </w:pPr>
      <w:r>
        <w:separator/>
      </w:r>
    </w:p>
  </w:footnote>
  <w:footnote w:type="continuationSeparator" w:id="0">
    <w:p w14:paraId="0C560F2E" w14:textId="77777777" w:rsidR="002A524A" w:rsidRDefault="002A524A" w:rsidP="004C0A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A16BA"/>
    <w:multiLevelType w:val="hybridMultilevel"/>
    <w:tmpl w:val="058AF820"/>
    <w:lvl w:ilvl="0" w:tplc="B99655EE">
      <w:start w:val="1"/>
      <w:numFmt w:val="decimal"/>
      <w:lvlText w:val="5.6.%1"/>
      <w:lvlJc w:val="center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AC00E32"/>
    <w:multiLevelType w:val="multilevel"/>
    <w:tmpl w:val="8938B6D4"/>
    <w:lvl w:ilvl="0">
      <w:start w:val="1"/>
      <w:numFmt w:val="decimal"/>
      <w:lvlText w:val="5.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7B04B4"/>
    <w:multiLevelType w:val="hybridMultilevel"/>
    <w:tmpl w:val="42DE97E0"/>
    <w:lvl w:ilvl="0" w:tplc="C344B8E0">
      <w:start w:val="1"/>
      <w:numFmt w:val="decimal"/>
      <w:lvlText w:val="3.1.%1"/>
      <w:lvlJc w:val="left"/>
      <w:pPr>
        <w:ind w:left="12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0" w:hanging="360"/>
      </w:pPr>
    </w:lvl>
    <w:lvl w:ilvl="2" w:tplc="0419001B" w:tentative="1">
      <w:start w:val="1"/>
      <w:numFmt w:val="lowerRoman"/>
      <w:lvlText w:val="%3."/>
      <w:lvlJc w:val="right"/>
      <w:pPr>
        <w:ind w:left="2710" w:hanging="180"/>
      </w:pPr>
    </w:lvl>
    <w:lvl w:ilvl="3" w:tplc="0419000F" w:tentative="1">
      <w:start w:val="1"/>
      <w:numFmt w:val="decimal"/>
      <w:lvlText w:val="%4."/>
      <w:lvlJc w:val="left"/>
      <w:pPr>
        <w:ind w:left="3430" w:hanging="360"/>
      </w:pPr>
    </w:lvl>
    <w:lvl w:ilvl="4" w:tplc="04190019" w:tentative="1">
      <w:start w:val="1"/>
      <w:numFmt w:val="lowerLetter"/>
      <w:lvlText w:val="%5."/>
      <w:lvlJc w:val="left"/>
      <w:pPr>
        <w:ind w:left="4150" w:hanging="360"/>
      </w:pPr>
    </w:lvl>
    <w:lvl w:ilvl="5" w:tplc="0419001B" w:tentative="1">
      <w:start w:val="1"/>
      <w:numFmt w:val="lowerRoman"/>
      <w:lvlText w:val="%6."/>
      <w:lvlJc w:val="right"/>
      <w:pPr>
        <w:ind w:left="4870" w:hanging="180"/>
      </w:pPr>
    </w:lvl>
    <w:lvl w:ilvl="6" w:tplc="0419000F" w:tentative="1">
      <w:start w:val="1"/>
      <w:numFmt w:val="decimal"/>
      <w:lvlText w:val="%7."/>
      <w:lvlJc w:val="left"/>
      <w:pPr>
        <w:ind w:left="5590" w:hanging="360"/>
      </w:pPr>
    </w:lvl>
    <w:lvl w:ilvl="7" w:tplc="04190019" w:tentative="1">
      <w:start w:val="1"/>
      <w:numFmt w:val="lowerLetter"/>
      <w:lvlText w:val="%8."/>
      <w:lvlJc w:val="left"/>
      <w:pPr>
        <w:ind w:left="6310" w:hanging="360"/>
      </w:pPr>
    </w:lvl>
    <w:lvl w:ilvl="8" w:tplc="0419001B" w:tentative="1">
      <w:start w:val="1"/>
      <w:numFmt w:val="lowerRoman"/>
      <w:lvlText w:val="%9."/>
      <w:lvlJc w:val="right"/>
      <w:pPr>
        <w:ind w:left="7030" w:hanging="180"/>
      </w:pPr>
    </w:lvl>
  </w:abstractNum>
  <w:abstractNum w:abstractNumId="3" w15:restartNumberingAfterBreak="0">
    <w:nsid w:val="14BC17D5"/>
    <w:multiLevelType w:val="hybridMultilevel"/>
    <w:tmpl w:val="44303C6A"/>
    <w:lvl w:ilvl="0" w:tplc="C344B8E0">
      <w:start w:val="1"/>
      <w:numFmt w:val="decimal"/>
      <w:lvlText w:val="3.1.%1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F5F4150"/>
    <w:multiLevelType w:val="hybridMultilevel"/>
    <w:tmpl w:val="CEDA1552"/>
    <w:lvl w:ilvl="0" w:tplc="43ACB294">
      <w:start w:val="1"/>
      <w:numFmt w:val="decimal"/>
      <w:lvlText w:val="2.%1"/>
      <w:lvlJc w:val="left"/>
      <w:pPr>
        <w:ind w:left="16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7" w:hanging="360"/>
      </w:pPr>
    </w:lvl>
    <w:lvl w:ilvl="2" w:tplc="0419001B" w:tentative="1">
      <w:start w:val="1"/>
      <w:numFmt w:val="lowerRoman"/>
      <w:lvlText w:val="%3."/>
      <w:lvlJc w:val="right"/>
      <w:pPr>
        <w:ind w:left="3077" w:hanging="180"/>
      </w:pPr>
    </w:lvl>
    <w:lvl w:ilvl="3" w:tplc="0419000F" w:tentative="1">
      <w:start w:val="1"/>
      <w:numFmt w:val="decimal"/>
      <w:lvlText w:val="%4."/>
      <w:lvlJc w:val="left"/>
      <w:pPr>
        <w:ind w:left="3797" w:hanging="360"/>
      </w:pPr>
    </w:lvl>
    <w:lvl w:ilvl="4" w:tplc="04190019" w:tentative="1">
      <w:start w:val="1"/>
      <w:numFmt w:val="lowerLetter"/>
      <w:lvlText w:val="%5."/>
      <w:lvlJc w:val="left"/>
      <w:pPr>
        <w:ind w:left="4517" w:hanging="360"/>
      </w:pPr>
    </w:lvl>
    <w:lvl w:ilvl="5" w:tplc="0419001B" w:tentative="1">
      <w:start w:val="1"/>
      <w:numFmt w:val="lowerRoman"/>
      <w:lvlText w:val="%6."/>
      <w:lvlJc w:val="right"/>
      <w:pPr>
        <w:ind w:left="5237" w:hanging="180"/>
      </w:pPr>
    </w:lvl>
    <w:lvl w:ilvl="6" w:tplc="0419000F" w:tentative="1">
      <w:start w:val="1"/>
      <w:numFmt w:val="decimal"/>
      <w:lvlText w:val="%7."/>
      <w:lvlJc w:val="left"/>
      <w:pPr>
        <w:ind w:left="5957" w:hanging="360"/>
      </w:pPr>
    </w:lvl>
    <w:lvl w:ilvl="7" w:tplc="04190019" w:tentative="1">
      <w:start w:val="1"/>
      <w:numFmt w:val="lowerLetter"/>
      <w:lvlText w:val="%8."/>
      <w:lvlJc w:val="left"/>
      <w:pPr>
        <w:ind w:left="6677" w:hanging="360"/>
      </w:pPr>
    </w:lvl>
    <w:lvl w:ilvl="8" w:tplc="0419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5" w15:restartNumberingAfterBreak="0">
    <w:nsid w:val="23594040"/>
    <w:multiLevelType w:val="hybridMultilevel"/>
    <w:tmpl w:val="562C4D6A"/>
    <w:lvl w:ilvl="0" w:tplc="1088846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90C701A"/>
    <w:multiLevelType w:val="hybridMultilevel"/>
    <w:tmpl w:val="5F583480"/>
    <w:lvl w:ilvl="0" w:tplc="810635AE">
      <w:start w:val="1"/>
      <w:numFmt w:val="russianLower"/>
      <w:lvlText w:val="%1)"/>
      <w:lvlJc w:val="left"/>
      <w:pPr>
        <w:ind w:left="127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7" w15:restartNumberingAfterBreak="0">
    <w:nsid w:val="29666D2B"/>
    <w:multiLevelType w:val="hybridMultilevel"/>
    <w:tmpl w:val="BC523034"/>
    <w:lvl w:ilvl="0" w:tplc="C516998E">
      <w:start w:val="1"/>
      <w:numFmt w:val="russianLower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334" w:hanging="360"/>
      </w:pPr>
    </w:lvl>
    <w:lvl w:ilvl="2" w:tplc="0419001B" w:tentative="1">
      <w:start w:val="1"/>
      <w:numFmt w:val="lowerRoman"/>
      <w:lvlText w:val="%3."/>
      <w:lvlJc w:val="right"/>
      <w:pPr>
        <w:ind w:left="386" w:hanging="180"/>
      </w:pPr>
    </w:lvl>
    <w:lvl w:ilvl="3" w:tplc="0419000F" w:tentative="1">
      <w:start w:val="1"/>
      <w:numFmt w:val="decimal"/>
      <w:lvlText w:val="%4."/>
      <w:lvlJc w:val="left"/>
      <w:pPr>
        <w:ind w:left="1106" w:hanging="360"/>
      </w:pPr>
    </w:lvl>
    <w:lvl w:ilvl="4" w:tplc="04190019" w:tentative="1">
      <w:start w:val="1"/>
      <w:numFmt w:val="lowerLetter"/>
      <w:lvlText w:val="%5."/>
      <w:lvlJc w:val="left"/>
      <w:pPr>
        <w:ind w:left="1826" w:hanging="360"/>
      </w:pPr>
    </w:lvl>
    <w:lvl w:ilvl="5" w:tplc="0419001B" w:tentative="1">
      <w:start w:val="1"/>
      <w:numFmt w:val="lowerRoman"/>
      <w:lvlText w:val="%6."/>
      <w:lvlJc w:val="right"/>
      <w:pPr>
        <w:ind w:left="2546" w:hanging="180"/>
      </w:pPr>
    </w:lvl>
    <w:lvl w:ilvl="6" w:tplc="0419000F" w:tentative="1">
      <w:start w:val="1"/>
      <w:numFmt w:val="decimal"/>
      <w:lvlText w:val="%7."/>
      <w:lvlJc w:val="left"/>
      <w:pPr>
        <w:ind w:left="3266" w:hanging="360"/>
      </w:pPr>
    </w:lvl>
    <w:lvl w:ilvl="7" w:tplc="04190019" w:tentative="1">
      <w:start w:val="1"/>
      <w:numFmt w:val="lowerLetter"/>
      <w:lvlText w:val="%8."/>
      <w:lvlJc w:val="left"/>
      <w:pPr>
        <w:ind w:left="3986" w:hanging="360"/>
      </w:pPr>
    </w:lvl>
    <w:lvl w:ilvl="8" w:tplc="0419001B" w:tentative="1">
      <w:start w:val="1"/>
      <w:numFmt w:val="lowerRoman"/>
      <w:lvlText w:val="%9."/>
      <w:lvlJc w:val="right"/>
      <w:pPr>
        <w:ind w:left="4706" w:hanging="180"/>
      </w:pPr>
    </w:lvl>
  </w:abstractNum>
  <w:abstractNum w:abstractNumId="8" w15:restartNumberingAfterBreak="0">
    <w:nsid w:val="351F28F2"/>
    <w:multiLevelType w:val="hybridMultilevel"/>
    <w:tmpl w:val="220A37CC"/>
    <w:lvl w:ilvl="0" w:tplc="0419000D">
      <w:start w:val="1"/>
      <w:numFmt w:val="bullet"/>
      <w:lvlText w:val=""/>
      <w:lvlJc w:val="left"/>
      <w:pPr>
        <w:ind w:left="1637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2357" w:hanging="360"/>
      </w:pPr>
    </w:lvl>
    <w:lvl w:ilvl="2" w:tplc="0419001B" w:tentative="1">
      <w:start w:val="1"/>
      <w:numFmt w:val="lowerRoman"/>
      <w:lvlText w:val="%3."/>
      <w:lvlJc w:val="right"/>
      <w:pPr>
        <w:ind w:left="3077" w:hanging="180"/>
      </w:pPr>
    </w:lvl>
    <w:lvl w:ilvl="3" w:tplc="0419000F" w:tentative="1">
      <w:start w:val="1"/>
      <w:numFmt w:val="decimal"/>
      <w:lvlText w:val="%4."/>
      <w:lvlJc w:val="left"/>
      <w:pPr>
        <w:ind w:left="3797" w:hanging="360"/>
      </w:pPr>
    </w:lvl>
    <w:lvl w:ilvl="4" w:tplc="04190019" w:tentative="1">
      <w:start w:val="1"/>
      <w:numFmt w:val="lowerLetter"/>
      <w:lvlText w:val="%5."/>
      <w:lvlJc w:val="left"/>
      <w:pPr>
        <w:ind w:left="4517" w:hanging="360"/>
      </w:pPr>
    </w:lvl>
    <w:lvl w:ilvl="5" w:tplc="0419001B" w:tentative="1">
      <w:start w:val="1"/>
      <w:numFmt w:val="lowerRoman"/>
      <w:lvlText w:val="%6."/>
      <w:lvlJc w:val="right"/>
      <w:pPr>
        <w:ind w:left="5237" w:hanging="180"/>
      </w:pPr>
    </w:lvl>
    <w:lvl w:ilvl="6" w:tplc="0419000F" w:tentative="1">
      <w:start w:val="1"/>
      <w:numFmt w:val="decimal"/>
      <w:lvlText w:val="%7."/>
      <w:lvlJc w:val="left"/>
      <w:pPr>
        <w:ind w:left="5957" w:hanging="360"/>
      </w:pPr>
    </w:lvl>
    <w:lvl w:ilvl="7" w:tplc="04190019" w:tentative="1">
      <w:start w:val="1"/>
      <w:numFmt w:val="lowerLetter"/>
      <w:lvlText w:val="%8."/>
      <w:lvlJc w:val="left"/>
      <w:pPr>
        <w:ind w:left="6677" w:hanging="360"/>
      </w:pPr>
    </w:lvl>
    <w:lvl w:ilvl="8" w:tplc="0419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9" w15:restartNumberingAfterBreak="0">
    <w:nsid w:val="3EFF02C3"/>
    <w:multiLevelType w:val="hybridMultilevel"/>
    <w:tmpl w:val="351A78C4"/>
    <w:lvl w:ilvl="0" w:tplc="8438D07E">
      <w:start w:val="1"/>
      <w:numFmt w:val="bullet"/>
      <w:lvlText w:val=""/>
      <w:lvlJc w:val="left"/>
      <w:pPr>
        <w:ind w:left="131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3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5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7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9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5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78" w:hanging="360"/>
      </w:pPr>
      <w:rPr>
        <w:rFonts w:ascii="Wingdings" w:hAnsi="Wingdings" w:hint="default"/>
      </w:rPr>
    </w:lvl>
  </w:abstractNum>
  <w:abstractNum w:abstractNumId="10" w15:restartNumberingAfterBreak="0">
    <w:nsid w:val="3F0C6E36"/>
    <w:multiLevelType w:val="multilevel"/>
    <w:tmpl w:val="A31285FC"/>
    <w:lvl w:ilvl="0">
      <w:start w:val="5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7"/>
      <w:numFmt w:val="decimal"/>
      <w:lvlText w:val="%1.%2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1" w15:restartNumberingAfterBreak="0">
    <w:nsid w:val="4A380DEE"/>
    <w:multiLevelType w:val="hybridMultilevel"/>
    <w:tmpl w:val="15582350"/>
    <w:lvl w:ilvl="0" w:tplc="810635AE">
      <w:start w:val="1"/>
      <w:numFmt w:val="russianLower"/>
      <w:lvlText w:val="%1)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2" w15:restartNumberingAfterBreak="0">
    <w:nsid w:val="56624581"/>
    <w:multiLevelType w:val="multilevel"/>
    <w:tmpl w:val="394A52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56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0B37B88"/>
    <w:multiLevelType w:val="multilevel"/>
    <w:tmpl w:val="8938B6D4"/>
    <w:lvl w:ilvl="0">
      <w:start w:val="1"/>
      <w:numFmt w:val="decimal"/>
      <w:lvlText w:val="5.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C9152B"/>
    <w:multiLevelType w:val="hybridMultilevel"/>
    <w:tmpl w:val="8938B6D4"/>
    <w:lvl w:ilvl="0" w:tplc="618EE8EC">
      <w:start w:val="1"/>
      <w:numFmt w:val="decimal"/>
      <w:lvlText w:val="5.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A8633D"/>
    <w:multiLevelType w:val="hybridMultilevel"/>
    <w:tmpl w:val="44303C6A"/>
    <w:lvl w:ilvl="0" w:tplc="C344B8E0">
      <w:start w:val="1"/>
      <w:numFmt w:val="decimal"/>
      <w:lvlText w:val="3.1.%1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6882310"/>
    <w:multiLevelType w:val="hybridMultilevel"/>
    <w:tmpl w:val="9DC28B50"/>
    <w:lvl w:ilvl="0" w:tplc="A6A23634">
      <w:start w:val="2"/>
      <w:numFmt w:val="decimal"/>
      <w:lvlText w:val="3.1.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4C3D4F"/>
    <w:multiLevelType w:val="hybridMultilevel"/>
    <w:tmpl w:val="49BC1094"/>
    <w:lvl w:ilvl="0" w:tplc="DD4650FC">
      <w:start w:val="1"/>
      <w:numFmt w:val="decimal"/>
      <w:lvlText w:val="4.2.%1"/>
      <w:lvlJc w:val="left"/>
      <w:pPr>
        <w:ind w:left="15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8" w15:restartNumberingAfterBreak="0">
    <w:nsid w:val="7BF94FF8"/>
    <w:multiLevelType w:val="multilevel"/>
    <w:tmpl w:val="8938B6D4"/>
    <w:lvl w:ilvl="0">
      <w:start w:val="1"/>
      <w:numFmt w:val="decimal"/>
      <w:lvlText w:val="5.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2437CF"/>
    <w:multiLevelType w:val="hybridMultilevel"/>
    <w:tmpl w:val="700ABB2E"/>
    <w:lvl w:ilvl="0" w:tplc="1088846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104450079">
    <w:abstractNumId w:val="12"/>
  </w:num>
  <w:num w:numId="2" w16cid:durableId="691498489">
    <w:abstractNumId w:val="5"/>
  </w:num>
  <w:num w:numId="3" w16cid:durableId="2052725968">
    <w:abstractNumId w:val="19"/>
  </w:num>
  <w:num w:numId="4" w16cid:durableId="1483545431">
    <w:abstractNumId w:val="12"/>
  </w:num>
  <w:num w:numId="5" w16cid:durableId="977222877">
    <w:abstractNumId w:val="12"/>
  </w:num>
  <w:num w:numId="6" w16cid:durableId="1990744364">
    <w:abstractNumId w:val="12"/>
  </w:num>
  <w:num w:numId="7" w16cid:durableId="103381823">
    <w:abstractNumId w:val="12"/>
  </w:num>
  <w:num w:numId="8" w16cid:durableId="705568344">
    <w:abstractNumId w:val="12"/>
  </w:num>
  <w:num w:numId="9" w16cid:durableId="492113099">
    <w:abstractNumId w:val="12"/>
  </w:num>
  <w:num w:numId="10" w16cid:durableId="2144076572">
    <w:abstractNumId w:val="12"/>
  </w:num>
  <w:num w:numId="11" w16cid:durableId="1526671204">
    <w:abstractNumId w:val="12"/>
  </w:num>
  <w:num w:numId="12" w16cid:durableId="1840003942">
    <w:abstractNumId w:val="12"/>
  </w:num>
  <w:num w:numId="13" w16cid:durableId="311177056">
    <w:abstractNumId w:val="12"/>
  </w:num>
  <w:num w:numId="14" w16cid:durableId="865827853">
    <w:abstractNumId w:val="12"/>
  </w:num>
  <w:num w:numId="15" w16cid:durableId="1269771454">
    <w:abstractNumId w:val="12"/>
  </w:num>
  <w:num w:numId="16" w16cid:durableId="387001022">
    <w:abstractNumId w:val="12"/>
  </w:num>
  <w:num w:numId="17" w16cid:durableId="131991163">
    <w:abstractNumId w:val="12"/>
  </w:num>
  <w:num w:numId="18" w16cid:durableId="1486825052">
    <w:abstractNumId w:val="11"/>
  </w:num>
  <w:num w:numId="19" w16cid:durableId="2137946438">
    <w:abstractNumId w:val="4"/>
  </w:num>
  <w:num w:numId="20" w16cid:durableId="233399442">
    <w:abstractNumId w:val="15"/>
  </w:num>
  <w:num w:numId="21" w16cid:durableId="966617478">
    <w:abstractNumId w:val="17"/>
  </w:num>
  <w:num w:numId="22" w16cid:durableId="1674533302">
    <w:abstractNumId w:val="14"/>
  </w:num>
  <w:num w:numId="23" w16cid:durableId="2136675347">
    <w:abstractNumId w:val="0"/>
  </w:num>
  <w:num w:numId="24" w16cid:durableId="857230954">
    <w:abstractNumId w:val="7"/>
  </w:num>
  <w:num w:numId="25" w16cid:durableId="1305162528">
    <w:abstractNumId w:val="10"/>
  </w:num>
  <w:num w:numId="26" w16cid:durableId="1684357463">
    <w:abstractNumId w:val="1"/>
  </w:num>
  <w:num w:numId="27" w16cid:durableId="991447449">
    <w:abstractNumId w:val="13"/>
  </w:num>
  <w:num w:numId="28" w16cid:durableId="864292130">
    <w:abstractNumId w:val="18"/>
  </w:num>
  <w:num w:numId="29" w16cid:durableId="2024546195">
    <w:abstractNumId w:val="8"/>
  </w:num>
  <w:num w:numId="30" w16cid:durableId="1676034836">
    <w:abstractNumId w:val="9"/>
  </w:num>
  <w:num w:numId="31" w16cid:durableId="464739917">
    <w:abstractNumId w:val="6"/>
  </w:num>
  <w:num w:numId="32" w16cid:durableId="1941254230">
    <w:abstractNumId w:val="2"/>
  </w:num>
  <w:num w:numId="33" w16cid:durableId="1852137019">
    <w:abstractNumId w:val="3"/>
  </w:num>
  <w:num w:numId="34" w16cid:durableId="1921938306">
    <w:abstractNumId w:val="1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Варюхин Антон Николаевич">
    <w15:presenceInfo w15:providerId="None" w15:userId="Варюхин Антон Николаевич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revisionView w:inkAnnotations="0"/>
  <w:trackRevisions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0A1A"/>
    <w:rsid w:val="00007C70"/>
    <w:rsid w:val="00040AD1"/>
    <w:rsid w:val="00046925"/>
    <w:rsid w:val="00056F25"/>
    <w:rsid w:val="00061BBD"/>
    <w:rsid w:val="00061FFC"/>
    <w:rsid w:val="00083D85"/>
    <w:rsid w:val="000B1278"/>
    <w:rsid w:val="000B19A7"/>
    <w:rsid w:val="000B4B47"/>
    <w:rsid w:val="000D1552"/>
    <w:rsid w:val="000D29F1"/>
    <w:rsid w:val="000D30E5"/>
    <w:rsid w:val="000D3D87"/>
    <w:rsid w:val="0010264A"/>
    <w:rsid w:val="00114C57"/>
    <w:rsid w:val="00116A35"/>
    <w:rsid w:val="001223DF"/>
    <w:rsid w:val="00135688"/>
    <w:rsid w:val="001466DF"/>
    <w:rsid w:val="00147CB2"/>
    <w:rsid w:val="001509F3"/>
    <w:rsid w:val="00150EB6"/>
    <w:rsid w:val="001A24FA"/>
    <w:rsid w:val="001A6E3F"/>
    <w:rsid w:val="001B1633"/>
    <w:rsid w:val="001B3582"/>
    <w:rsid w:val="001C03FB"/>
    <w:rsid w:val="001C1841"/>
    <w:rsid w:val="001C5DD7"/>
    <w:rsid w:val="001D005F"/>
    <w:rsid w:val="001D7C53"/>
    <w:rsid w:val="001E1058"/>
    <w:rsid w:val="001F6BAC"/>
    <w:rsid w:val="002000AA"/>
    <w:rsid w:val="00241846"/>
    <w:rsid w:val="00255F57"/>
    <w:rsid w:val="00257E26"/>
    <w:rsid w:val="0026486D"/>
    <w:rsid w:val="00273F12"/>
    <w:rsid w:val="00275FEA"/>
    <w:rsid w:val="002A524A"/>
    <w:rsid w:val="002D0A64"/>
    <w:rsid w:val="002F225B"/>
    <w:rsid w:val="00303CBA"/>
    <w:rsid w:val="00307466"/>
    <w:rsid w:val="00307650"/>
    <w:rsid w:val="0033318D"/>
    <w:rsid w:val="003337B2"/>
    <w:rsid w:val="003508DE"/>
    <w:rsid w:val="00353F39"/>
    <w:rsid w:val="003642BA"/>
    <w:rsid w:val="0037237E"/>
    <w:rsid w:val="00386DE5"/>
    <w:rsid w:val="003A667C"/>
    <w:rsid w:val="003C3DC3"/>
    <w:rsid w:val="003D05E5"/>
    <w:rsid w:val="003D2493"/>
    <w:rsid w:val="003D2BB9"/>
    <w:rsid w:val="003F12C4"/>
    <w:rsid w:val="00414473"/>
    <w:rsid w:val="00446657"/>
    <w:rsid w:val="0044717C"/>
    <w:rsid w:val="00454944"/>
    <w:rsid w:val="004644BD"/>
    <w:rsid w:val="00464FA2"/>
    <w:rsid w:val="004A0911"/>
    <w:rsid w:val="004A6FF8"/>
    <w:rsid w:val="004C0A1A"/>
    <w:rsid w:val="004C2B01"/>
    <w:rsid w:val="004D0E9A"/>
    <w:rsid w:val="004D3395"/>
    <w:rsid w:val="004E128F"/>
    <w:rsid w:val="004E1BD1"/>
    <w:rsid w:val="005252D4"/>
    <w:rsid w:val="00525673"/>
    <w:rsid w:val="00534480"/>
    <w:rsid w:val="00534982"/>
    <w:rsid w:val="00551A93"/>
    <w:rsid w:val="00556B44"/>
    <w:rsid w:val="00562E66"/>
    <w:rsid w:val="00565D30"/>
    <w:rsid w:val="0056622A"/>
    <w:rsid w:val="00574CFC"/>
    <w:rsid w:val="00586858"/>
    <w:rsid w:val="005908FB"/>
    <w:rsid w:val="0059223E"/>
    <w:rsid w:val="00597901"/>
    <w:rsid w:val="005B0478"/>
    <w:rsid w:val="005C684B"/>
    <w:rsid w:val="005D1FFE"/>
    <w:rsid w:val="005D3A01"/>
    <w:rsid w:val="005D45DB"/>
    <w:rsid w:val="005E00EF"/>
    <w:rsid w:val="005E5F22"/>
    <w:rsid w:val="00624DDC"/>
    <w:rsid w:val="00635B82"/>
    <w:rsid w:val="00640465"/>
    <w:rsid w:val="00644653"/>
    <w:rsid w:val="006464A2"/>
    <w:rsid w:val="00647352"/>
    <w:rsid w:val="00671A13"/>
    <w:rsid w:val="0067387C"/>
    <w:rsid w:val="006C1DC0"/>
    <w:rsid w:val="006C4576"/>
    <w:rsid w:val="006C7400"/>
    <w:rsid w:val="00710AC5"/>
    <w:rsid w:val="007132F4"/>
    <w:rsid w:val="0074211C"/>
    <w:rsid w:val="00744301"/>
    <w:rsid w:val="007451C5"/>
    <w:rsid w:val="007459B3"/>
    <w:rsid w:val="00747CA6"/>
    <w:rsid w:val="00767DB1"/>
    <w:rsid w:val="0077607B"/>
    <w:rsid w:val="00777195"/>
    <w:rsid w:val="00787155"/>
    <w:rsid w:val="007968AD"/>
    <w:rsid w:val="007A1712"/>
    <w:rsid w:val="007C2FDF"/>
    <w:rsid w:val="007C3C4F"/>
    <w:rsid w:val="007D6260"/>
    <w:rsid w:val="007D755E"/>
    <w:rsid w:val="007F7F6B"/>
    <w:rsid w:val="00802BBD"/>
    <w:rsid w:val="00804C59"/>
    <w:rsid w:val="00821393"/>
    <w:rsid w:val="008337F5"/>
    <w:rsid w:val="008406C5"/>
    <w:rsid w:val="00845507"/>
    <w:rsid w:val="00854B20"/>
    <w:rsid w:val="00861BF0"/>
    <w:rsid w:val="008674CE"/>
    <w:rsid w:val="00872BF7"/>
    <w:rsid w:val="00876CD6"/>
    <w:rsid w:val="00880F93"/>
    <w:rsid w:val="00890E84"/>
    <w:rsid w:val="00891428"/>
    <w:rsid w:val="00891BFA"/>
    <w:rsid w:val="00893357"/>
    <w:rsid w:val="008957D3"/>
    <w:rsid w:val="008A01FC"/>
    <w:rsid w:val="008A76E1"/>
    <w:rsid w:val="008B1967"/>
    <w:rsid w:val="008F032F"/>
    <w:rsid w:val="00924D20"/>
    <w:rsid w:val="009A75AA"/>
    <w:rsid w:val="009B73BE"/>
    <w:rsid w:val="009C0C85"/>
    <w:rsid w:val="009C5305"/>
    <w:rsid w:val="009C544F"/>
    <w:rsid w:val="009D16EE"/>
    <w:rsid w:val="009D21FE"/>
    <w:rsid w:val="009D5AEB"/>
    <w:rsid w:val="009E156D"/>
    <w:rsid w:val="009E7CC3"/>
    <w:rsid w:val="00A24340"/>
    <w:rsid w:val="00A2574D"/>
    <w:rsid w:val="00A4577C"/>
    <w:rsid w:val="00A65154"/>
    <w:rsid w:val="00A67203"/>
    <w:rsid w:val="00A703E9"/>
    <w:rsid w:val="00A72876"/>
    <w:rsid w:val="00AA32C0"/>
    <w:rsid w:val="00AD3607"/>
    <w:rsid w:val="00AF57F2"/>
    <w:rsid w:val="00B0576E"/>
    <w:rsid w:val="00B12253"/>
    <w:rsid w:val="00B13612"/>
    <w:rsid w:val="00B200AE"/>
    <w:rsid w:val="00B248E8"/>
    <w:rsid w:val="00B44586"/>
    <w:rsid w:val="00B4624A"/>
    <w:rsid w:val="00B54992"/>
    <w:rsid w:val="00B601E2"/>
    <w:rsid w:val="00B66DCB"/>
    <w:rsid w:val="00B67FAE"/>
    <w:rsid w:val="00B8220F"/>
    <w:rsid w:val="00B85D2F"/>
    <w:rsid w:val="00B900B2"/>
    <w:rsid w:val="00BA5351"/>
    <w:rsid w:val="00BA53FD"/>
    <w:rsid w:val="00BA6FBB"/>
    <w:rsid w:val="00BB52D8"/>
    <w:rsid w:val="00BC6A0F"/>
    <w:rsid w:val="00BE26D3"/>
    <w:rsid w:val="00BF33F4"/>
    <w:rsid w:val="00BF45AD"/>
    <w:rsid w:val="00C12986"/>
    <w:rsid w:val="00C12D50"/>
    <w:rsid w:val="00C3450B"/>
    <w:rsid w:val="00C44DEB"/>
    <w:rsid w:val="00C52076"/>
    <w:rsid w:val="00C65C9D"/>
    <w:rsid w:val="00C74470"/>
    <w:rsid w:val="00C81DC1"/>
    <w:rsid w:val="00C84935"/>
    <w:rsid w:val="00C84E01"/>
    <w:rsid w:val="00C91820"/>
    <w:rsid w:val="00C96DF5"/>
    <w:rsid w:val="00CA3FB0"/>
    <w:rsid w:val="00CA5174"/>
    <w:rsid w:val="00CA7AB8"/>
    <w:rsid w:val="00CB2F93"/>
    <w:rsid w:val="00CB6296"/>
    <w:rsid w:val="00CD670F"/>
    <w:rsid w:val="00CE2E2D"/>
    <w:rsid w:val="00CE6306"/>
    <w:rsid w:val="00CE69A1"/>
    <w:rsid w:val="00D16B93"/>
    <w:rsid w:val="00D16F3F"/>
    <w:rsid w:val="00D171F4"/>
    <w:rsid w:val="00D21084"/>
    <w:rsid w:val="00D376B7"/>
    <w:rsid w:val="00D40CC3"/>
    <w:rsid w:val="00D44F47"/>
    <w:rsid w:val="00D51A8F"/>
    <w:rsid w:val="00D8098F"/>
    <w:rsid w:val="00DA6CB8"/>
    <w:rsid w:val="00DC0C11"/>
    <w:rsid w:val="00DC4312"/>
    <w:rsid w:val="00DC7C2D"/>
    <w:rsid w:val="00DE0D1F"/>
    <w:rsid w:val="00DE395B"/>
    <w:rsid w:val="00DE3CBC"/>
    <w:rsid w:val="00DE74E1"/>
    <w:rsid w:val="00DF236E"/>
    <w:rsid w:val="00E27004"/>
    <w:rsid w:val="00E34F0C"/>
    <w:rsid w:val="00E44D25"/>
    <w:rsid w:val="00E50D6F"/>
    <w:rsid w:val="00E5269C"/>
    <w:rsid w:val="00E66569"/>
    <w:rsid w:val="00E74C17"/>
    <w:rsid w:val="00E925D2"/>
    <w:rsid w:val="00E96557"/>
    <w:rsid w:val="00EA7A21"/>
    <w:rsid w:val="00ED22EA"/>
    <w:rsid w:val="00EE30BC"/>
    <w:rsid w:val="00F052FE"/>
    <w:rsid w:val="00F139D0"/>
    <w:rsid w:val="00F15537"/>
    <w:rsid w:val="00F432D5"/>
    <w:rsid w:val="00F43F2F"/>
    <w:rsid w:val="00F61623"/>
    <w:rsid w:val="00F63148"/>
    <w:rsid w:val="00F65FAE"/>
    <w:rsid w:val="00F70C35"/>
    <w:rsid w:val="00F81B82"/>
    <w:rsid w:val="00F85B87"/>
    <w:rsid w:val="00F975D9"/>
    <w:rsid w:val="00FB30ED"/>
    <w:rsid w:val="00FC04E9"/>
    <w:rsid w:val="00FC2E7C"/>
    <w:rsid w:val="00FD7FE4"/>
    <w:rsid w:val="00FF20DC"/>
    <w:rsid w:val="00FF6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31BA093"/>
  <w15:chartTrackingRefBased/>
  <w15:docId w15:val="{F28DF889-2AAB-4339-9991-07122C058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7466"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1466DF"/>
    <w:pPr>
      <w:keepNext/>
      <w:spacing w:after="240" w:line="240" w:lineRule="auto"/>
      <w:jc w:val="center"/>
      <w:outlineLvl w:val="0"/>
    </w:pPr>
    <w:rPr>
      <w:rFonts w:ascii="Arial" w:eastAsia="Times New Roman" w:hAnsi="Arial"/>
      <w:b/>
      <w:bCs/>
      <w:kern w:val="32"/>
      <w:sz w:val="32"/>
      <w:szCs w:val="32"/>
      <w:lang w:val="x-none" w:eastAsia="ru-RU"/>
    </w:rPr>
  </w:style>
  <w:style w:type="paragraph" w:styleId="2">
    <w:name w:val="heading 2"/>
    <w:basedOn w:val="a"/>
    <w:next w:val="a"/>
    <w:link w:val="20"/>
    <w:autoRedefine/>
    <w:uiPriority w:val="9"/>
    <w:qFormat/>
    <w:rsid w:val="008B1967"/>
    <w:pPr>
      <w:keepNext/>
      <w:spacing w:before="240" w:after="240" w:line="240" w:lineRule="auto"/>
      <w:contextualSpacing/>
      <w:jc w:val="center"/>
      <w:outlineLvl w:val="1"/>
    </w:pPr>
    <w:rPr>
      <w:rFonts w:ascii="Arial" w:eastAsia="Times New Roman" w:hAnsi="Arial"/>
      <w:bCs/>
      <w:iCs/>
      <w:sz w:val="28"/>
      <w:szCs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C0A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C0A1A"/>
  </w:style>
  <w:style w:type="paragraph" w:styleId="a5">
    <w:name w:val="footer"/>
    <w:basedOn w:val="a"/>
    <w:link w:val="a6"/>
    <w:uiPriority w:val="99"/>
    <w:unhideWhenUsed/>
    <w:rsid w:val="004C0A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C0A1A"/>
  </w:style>
  <w:style w:type="paragraph" w:styleId="a7">
    <w:name w:val="Balloon Text"/>
    <w:basedOn w:val="a"/>
    <w:link w:val="a8"/>
    <w:uiPriority w:val="99"/>
    <w:semiHidden/>
    <w:unhideWhenUsed/>
    <w:rsid w:val="004C0A1A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8">
    <w:name w:val="Текст выноски Знак"/>
    <w:link w:val="a7"/>
    <w:uiPriority w:val="99"/>
    <w:semiHidden/>
    <w:rsid w:val="004C0A1A"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4C0A1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EmailStyle22">
    <w:name w:val="EmailStyle22"/>
    <w:semiHidden/>
    <w:rsid w:val="008406C5"/>
    <w:rPr>
      <w:color w:val="000000"/>
    </w:rPr>
  </w:style>
  <w:style w:type="character" w:customStyle="1" w:styleId="10">
    <w:name w:val="Заголовок 1 Знак"/>
    <w:link w:val="1"/>
    <w:uiPriority w:val="9"/>
    <w:rsid w:val="001466DF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link w:val="2"/>
    <w:uiPriority w:val="9"/>
    <w:rsid w:val="008B1967"/>
    <w:rPr>
      <w:rFonts w:ascii="Arial" w:eastAsia="Times New Roman" w:hAnsi="Arial"/>
      <w:bCs/>
      <w:iCs/>
      <w:sz w:val="28"/>
      <w:szCs w:val="28"/>
      <w:lang w:val="x-none" w:eastAsia="x-none"/>
    </w:rPr>
  </w:style>
  <w:style w:type="paragraph" w:styleId="aa">
    <w:name w:val="No Spacing"/>
    <w:basedOn w:val="2"/>
    <w:uiPriority w:val="1"/>
    <w:qFormat/>
    <w:rsid w:val="008B1967"/>
    <w:pPr>
      <w:keepNext w:val="0"/>
      <w:keepLines/>
      <w:spacing w:before="0" w:after="0"/>
      <w:jc w:val="both"/>
    </w:pPr>
    <w:rPr>
      <w:sz w:val="24"/>
      <w:szCs w:val="24"/>
    </w:rPr>
  </w:style>
  <w:style w:type="character" w:styleId="ab">
    <w:name w:val="annotation reference"/>
    <w:uiPriority w:val="99"/>
    <w:semiHidden/>
    <w:unhideWhenUsed/>
    <w:rsid w:val="00787155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787155"/>
    <w:rPr>
      <w:sz w:val="20"/>
      <w:szCs w:val="20"/>
    </w:rPr>
  </w:style>
  <w:style w:type="character" w:customStyle="1" w:styleId="ad">
    <w:name w:val="Текст примечания Знак"/>
    <w:link w:val="ac"/>
    <w:uiPriority w:val="99"/>
    <w:semiHidden/>
    <w:rsid w:val="00787155"/>
    <w:rPr>
      <w:lang w:eastAsia="en-US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787155"/>
    <w:rPr>
      <w:b/>
      <w:bCs/>
    </w:rPr>
  </w:style>
  <w:style w:type="character" w:customStyle="1" w:styleId="af">
    <w:name w:val="Тема примечания Знак"/>
    <w:link w:val="ae"/>
    <w:uiPriority w:val="99"/>
    <w:semiHidden/>
    <w:rsid w:val="00787155"/>
    <w:rPr>
      <w:b/>
      <w:bCs/>
      <w:lang w:eastAsia="en-US"/>
    </w:rPr>
  </w:style>
  <w:style w:type="character" w:styleId="af0">
    <w:name w:val="page number"/>
    <w:basedOn w:val="a0"/>
    <w:rsid w:val="00FC2E7C"/>
  </w:style>
  <w:style w:type="character" w:styleId="af1">
    <w:name w:val="Hyperlink"/>
    <w:uiPriority w:val="99"/>
    <w:unhideWhenUsed/>
    <w:rsid w:val="00056F25"/>
    <w:rPr>
      <w:color w:val="0000FF"/>
      <w:u w:val="single"/>
    </w:rPr>
  </w:style>
  <w:style w:type="character" w:styleId="af2">
    <w:name w:val="FollowedHyperlink"/>
    <w:uiPriority w:val="99"/>
    <w:semiHidden/>
    <w:unhideWhenUsed/>
    <w:rsid w:val="00056F25"/>
    <w:rPr>
      <w:color w:val="800080"/>
      <w:u w:val="single"/>
    </w:rPr>
  </w:style>
  <w:style w:type="paragraph" w:styleId="af3">
    <w:name w:val="endnote text"/>
    <w:basedOn w:val="a"/>
    <w:link w:val="af4"/>
    <w:uiPriority w:val="99"/>
    <w:semiHidden/>
    <w:unhideWhenUsed/>
    <w:rsid w:val="00A67203"/>
    <w:pPr>
      <w:spacing w:after="0" w:line="240" w:lineRule="auto"/>
    </w:pPr>
    <w:rPr>
      <w:sz w:val="20"/>
      <w:szCs w:val="20"/>
    </w:rPr>
  </w:style>
  <w:style w:type="character" w:customStyle="1" w:styleId="af4">
    <w:name w:val="Текст концевой сноски Знак"/>
    <w:basedOn w:val="a0"/>
    <w:link w:val="af3"/>
    <w:uiPriority w:val="99"/>
    <w:semiHidden/>
    <w:rsid w:val="00A67203"/>
    <w:rPr>
      <w:lang w:eastAsia="en-US"/>
    </w:rPr>
  </w:style>
  <w:style w:type="character" w:styleId="af5">
    <w:name w:val="endnote reference"/>
    <w:basedOn w:val="a0"/>
    <w:uiPriority w:val="99"/>
    <w:semiHidden/>
    <w:unhideWhenUsed/>
    <w:rsid w:val="00A6720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053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 /><Relationship Id="rId13" Type="http://schemas.openxmlformats.org/officeDocument/2006/relationships/image" Target="media/image2.emf" /><Relationship Id="rId18" Type="http://schemas.openxmlformats.org/officeDocument/2006/relationships/fontTable" Target="fontTable.xml" /><Relationship Id="rId3" Type="http://schemas.openxmlformats.org/officeDocument/2006/relationships/styles" Target="styles.xml" /><Relationship Id="rId7" Type="http://schemas.openxmlformats.org/officeDocument/2006/relationships/endnotes" Target="endnotes.xml" /><Relationship Id="rId12" Type="http://schemas.microsoft.com/office/2016/09/relationships/commentsIds" Target="commentsIds.xml" /><Relationship Id="rId17" Type="http://schemas.openxmlformats.org/officeDocument/2006/relationships/footer" Target="footer2.xml" /><Relationship Id="rId2" Type="http://schemas.openxmlformats.org/officeDocument/2006/relationships/numbering" Target="numbering.xml" /><Relationship Id="rId16" Type="http://schemas.openxmlformats.org/officeDocument/2006/relationships/footer" Target="footer1.xml" /><Relationship Id="rId20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microsoft.com/office/2011/relationships/commentsExtended" Target="commentsExtended.xml" /><Relationship Id="rId5" Type="http://schemas.openxmlformats.org/officeDocument/2006/relationships/webSettings" Target="webSettings.xml" /><Relationship Id="rId15" Type="http://schemas.openxmlformats.org/officeDocument/2006/relationships/image" Target="media/image4.emf" /><Relationship Id="rId10" Type="http://schemas.openxmlformats.org/officeDocument/2006/relationships/comments" Target="comments.xml" /><Relationship Id="rId19" Type="http://schemas.microsoft.com/office/2011/relationships/people" Target="people.xml" /><Relationship Id="rId4" Type="http://schemas.openxmlformats.org/officeDocument/2006/relationships/settings" Target="settings.xml" /><Relationship Id="rId9" Type="http://schemas.openxmlformats.org/officeDocument/2006/relationships/oleObject" Target="embeddings/oleObject1.bin" /><Relationship Id="rId14" Type="http://schemas.openxmlformats.org/officeDocument/2006/relationships/image" Target="media/image3.emf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5616F7-F18F-4977-B171-37350C08C22F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1428</Words>
  <Characters>8145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Техническое задание</vt:lpstr>
    </vt:vector>
  </TitlesOfParts>
  <Company>HP</Company>
  <LinksUpToDate>false</LinksUpToDate>
  <CharactersWithSpaces>9554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Техническое задание</dc:title>
  <dc:subject/>
  <dc:creator>kvm</dc:creator>
  <cp:keywords/>
  <cp:lastModifiedBy>Nikolay Tsaturyan</cp:lastModifiedBy>
  <cp:revision>2</cp:revision>
  <dcterms:created xsi:type="dcterms:W3CDTF">2023-08-01T01:25:00Z</dcterms:created>
  <dcterms:modified xsi:type="dcterms:W3CDTF">2023-08-01T01:25:00Z</dcterms:modified>
</cp:coreProperties>
</file>